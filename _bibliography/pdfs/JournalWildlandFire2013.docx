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C4D" w:rsidRDefault="00F77C4D" w:rsidP="00D817D8">
      <w:pPr>
        <w:pStyle w:val="Thesispretxtcentered"/>
        <w:widowControl w:val="0"/>
        <w:spacing w:after="0" w:line="480" w:lineRule="auto"/>
        <w:rPr>
          <w:rFonts w:ascii="Times New Roman" w:eastAsia="Calibri" w:hAnsi="Times New Roman"/>
          <w:b/>
        </w:rPr>
      </w:pPr>
      <w:bookmarkStart w:id="0" w:name="_Toc290453569"/>
      <w:bookmarkStart w:id="1" w:name="_Toc292982271"/>
      <w:r>
        <w:rPr>
          <w:rFonts w:ascii="Times New Roman" w:eastAsia="Calibri" w:hAnsi="Times New Roman"/>
          <w:b/>
        </w:rPr>
        <w:t xml:space="preserve">Allowing a </w:t>
      </w:r>
      <w:r w:rsidR="00967B54">
        <w:rPr>
          <w:rFonts w:ascii="Times New Roman" w:eastAsia="Calibri" w:hAnsi="Times New Roman"/>
          <w:b/>
        </w:rPr>
        <w:t>w</w:t>
      </w:r>
      <w:r>
        <w:rPr>
          <w:rFonts w:ascii="Times New Roman" w:eastAsia="Calibri" w:hAnsi="Times New Roman"/>
          <w:b/>
        </w:rPr>
        <w:t xml:space="preserve">ildfire to </w:t>
      </w:r>
      <w:r w:rsidR="00967B54">
        <w:rPr>
          <w:rFonts w:ascii="Times New Roman" w:eastAsia="Calibri" w:hAnsi="Times New Roman"/>
          <w:b/>
        </w:rPr>
        <w:t>b</w:t>
      </w:r>
      <w:r>
        <w:rPr>
          <w:rFonts w:ascii="Times New Roman" w:eastAsia="Calibri" w:hAnsi="Times New Roman"/>
          <w:b/>
        </w:rPr>
        <w:t>urn:</w:t>
      </w:r>
    </w:p>
    <w:p w:rsidR="00D817D8" w:rsidRPr="000B7FB6" w:rsidRDefault="00ED5626" w:rsidP="00D817D8">
      <w:pPr>
        <w:pStyle w:val="Thesispretxtcentered"/>
        <w:widowControl w:val="0"/>
        <w:spacing w:after="0" w:line="480" w:lineRule="auto"/>
        <w:rPr>
          <w:rFonts w:ascii="Times New Roman" w:eastAsia="Calibri" w:hAnsi="Times New Roman"/>
          <w:b/>
        </w:rPr>
      </w:pPr>
      <w:r>
        <w:rPr>
          <w:rFonts w:ascii="Times New Roman" w:eastAsia="Calibri" w:hAnsi="Times New Roman"/>
          <w:b/>
        </w:rPr>
        <w:t>E</w:t>
      </w:r>
      <w:r w:rsidR="00F77C4D">
        <w:rPr>
          <w:rFonts w:ascii="Times New Roman" w:eastAsia="Calibri" w:hAnsi="Times New Roman"/>
          <w:b/>
        </w:rPr>
        <w:t xml:space="preserve">stimating the </w:t>
      </w:r>
      <w:r w:rsidR="00967B54">
        <w:rPr>
          <w:rFonts w:ascii="Times New Roman" w:eastAsia="Calibri" w:hAnsi="Times New Roman"/>
          <w:b/>
        </w:rPr>
        <w:t>e</w:t>
      </w:r>
      <w:r w:rsidR="00F77C4D">
        <w:rPr>
          <w:rFonts w:ascii="Times New Roman" w:eastAsia="Calibri" w:hAnsi="Times New Roman"/>
          <w:b/>
        </w:rPr>
        <w:t xml:space="preserve">ffect on </w:t>
      </w:r>
      <w:r w:rsidR="00967B54">
        <w:rPr>
          <w:rFonts w:ascii="Times New Roman" w:eastAsia="Calibri" w:hAnsi="Times New Roman"/>
          <w:b/>
        </w:rPr>
        <w:t>f</w:t>
      </w:r>
      <w:r w:rsidR="00F77C4D">
        <w:rPr>
          <w:rFonts w:ascii="Times New Roman" w:eastAsia="Calibri" w:hAnsi="Times New Roman"/>
          <w:b/>
        </w:rPr>
        <w:t xml:space="preserve">uture </w:t>
      </w:r>
      <w:r w:rsidR="00967B54">
        <w:rPr>
          <w:rFonts w:ascii="Times New Roman" w:eastAsia="Calibri" w:hAnsi="Times New Roman"/>
          <w:b/>
        </w:rPr>
        <w:t>f</w:t>
      </w:r>
      <w:r w:rsidR="00150BE9">
        <w:rPr>
          <w:rFonts w:ascii="Times New Roman" w:eastAsia="Calibri" w:hAnsi="Times New Roman"/>
          <w:b/>
        </w:rPr>
        <w:t xml:space="preserve">ire </w:t>
      </w:r>
      <w:r w:rsidR="00967B54">
        <w:rPr>
          <w:rFonts w:ascii="Times New Roman" w:eastAsia="Calibri" w:hAnsi="Times New Roman"/>
          <w:b/>
        </w:rPr>
        <w:t>s</w:t>
      </w:r>
      <w:r w:rsidR="00F77C4D">
        <w:rPr>
          <w:rFonts w:ascii="Times New Roman" w:eastAsia="Calibri" w:hAnsi="Times New Roman"/>
          <w:b/>
        </w:rPr>
        <w:t>uppression</w:t>
      </w:r>
      <w:r w:rsidR="00A90846">
        <w:rPr>
          <w:rFonts w:ascii="Times New Roman" w:eastAsia="Calibri" w:hAnsi="Times New Roman"/>
          <w:b/>
        </w:rPr>
        <w:t xml:space="preserve"> </w:t>
      </w:r>
      <w:r w:rsidR="00967B54">
        <w:rPr>
          <w:rFonts w:ascii="Times New Roman" w:eastAsia="Calibri" w:hAnsi="Times New Roman"/>
          <w:b/>
        </w:rPr>
        <w:t>c</w:t>
      </w:r>
      <w:r w:rsidR="00A90846">
        <w:rPr>
          <w:rFonts w:ascii="Times New Roman" w:eastAsia="Calibri" w:hAnsi="Times New Roman"/>
          <w:b/>
        </w:rPr>
        <w:t>osts</w:t>
      </w:r>
    </w:p>
    <w:p w:rsidR="00D817D8" w:rsidRDefault="00D817D8" w:rsidP="00D817D8">
      <w:pPr>
        <w:pStyle w:val="Thesispretxtcentered"/>
        <w:widowControl w:val="0"/>
        <w:spacing w:after="0" w:line="480" w:lineRule="auto"/>
        <w:rPr>
          <w:rFonts w:ascii="Times New Roman" w:eastAsia="Calibri" w:hAnsi="Times New Roman"/>
        </w:rPr>
      </w:pPr>
    </w:p>
    <w:p w:rsidR="00D817D8" w:rsidRPr="00C51D4D" w:rsidRDefault="00D817D8" w:rsidP="006B2E91">
      <w:pPr>
        <w:pStyle w:val="Thesispretxtcentered"/>
        <w:widowControl w:val="0"/>
        <w:spacing w:after="0" w:line="480" w:lineRule="auto"/>
        <w:rPr>
          <w:rFonts w:ascii="Times New Roman" w:eastAsia="Calibri" w:hAnsi="Times New Roman"/>
          <w:b/>
        </w:rPr>
      </w:pPr>
      <w:r>
        <w:rPr>
          <w:rFonts w:ascii="Times New Roman" w:eastAsia="Calibri" w:hAnsi="Times New Roman"/>
          <w:b/>
        </w:rPr>
        <w:t>Rachel M. Houtman</w:t>
      </w:r>
      <w:r w:rsidR="00C51D4D">
        <w:rPr>
          <w:rFonts w:ascii="Times New Roman" w:eastAsia="Calibri" w:hAnsi="Times New Roman"/>
          <w:b/>
          <w:vertAlign w:val="superscript"/>
        </w:rPr>
        <w:t>*</w:t>
      </w:r>
    </w:p>
    <w:p w:rsidR="00D817D8" w:rsidRDefault="00D817D8" w:rsidP="006B2E91">
      <w:pPr>
        <w:pStyle w:val="Thesispretxtcentered"/>
        <w:widowControl w:val="0"/>
        <w:spacing w:after="0" w:line="480" w:lineRule="auto"/>
        <w:rPr>
          <w:rFonts w:ascii="Times New Roman" w:eastAsia="Calibri" w:hAnsi="Times New Roman"/>
        </w:rPr>
      </w:pPr>
      <w:r>
        <w:rPr>
          <w:rFonts w:ascii="Times New Roman" w:eastAsia="Calibri" w:hAnsi="Times New Roman"/>
        </w:rPr>
        <w:t>Department of Forest Engineering, Resources, and Management</w:t>
      </w:r>
    </w:p>
    <w:p w:rsidR="006B2E91" w:rsidRDefault="00D817D8" w:rsidP="006B2E91">
      <w:pPr>
        <w:pStyle w:val="Thesispretxtcentered"/>
        <w:widowControl w:val="0"/>
        <w:spacing w:after="0" w:line="480" w:lineRule="auto"/>
        <w:rPr>
          <w:rFonts w:ascii="Times New Roman" w:eastAsia="Calibri" w:hAnsi="Times New Roman"/>
        </w:rPr>
      </w:pPr>
      <w:r>
        <w:rPr>
          <w:rFonts w:ascii="Times New Roman" w:eastAsia="Calibri" w:hAnsi="Times New Roman"/>
        </w:rPr>
        <w:t>Oregon State University</w:t>
      </w:r>
      <w:r w:rsidR="006B2E91">
        <w:rPr>
          <w:rFonts w:ascii="Times New Roman" w:eastAsia="Calibri" w:hAnsi="Times New Roman"/>
        </w:rPr>
        <w:t>, Corvallis, OR  97331</w:t>
      </w:r>
    </w:p>
    <w:p w:rsidR="00D817D8" w:rsidRDefault="006B2E91" w:rsidP="006B2E91">
      <w:pPr>
        <w:pStyle w:val="Thesispretxtcentered"/>
        <w:widowControl w:val="0"/>
        <w:spacing w:after="0" w:line="480" w:lineRule="auto"/>
        <w:rPr>
          <w:rFonts w:ascii="Times New Roman" w:eastAsia="Calibri" w:hAnsi="Times New Roman"/>
        </w:rPr>
      </w:pPr>
      <w:proofErr w:type="gramStart"/>
      <w:r>
        <w:rPr>
          <w:rFonts w:ascii="Times New Roman" w:eastAsia="Calibri" w:hAnsi="Times New Roman"/>
        </w:rPr>
        <w:t>phone</w:t>
      </w:r>
      <w:proofErr w:type="gramEnd"/>
      <w:r>
        <w:rPr>
          <w:rFonts w:ascii="Times New Roman" w:eastAsia="Calibri" w:hAnsi="Times New Roman"/>
        </w:rPr>
        <w:t>: 541-737-</w:t>
      </w:r>
      <w:r w:rsidR="008722D9">
        <w:rPr>
          <w:rFonts w:ascii="Times New Roman" w:eastAsia="Calibri" w:hAnsi="Times New Roman"/>
        </w:rPr>
        <w:t>4294</w:t>
      </w:r>
      <w:r>
        <w:rPr>
          <w:rFonts w:ascii="Times New Roman" w:eastAsia="Calibri" w:hAnsi="Times New Roman"/>
        </w:rPr>
        <w:t>, email</w:t>
      </w:r>
      <w:r w:rsidR="008722D9">
        <w:rPr>
          <w:rFonts w:ascii="Times New Roman" w:eastAsia="Calibri" w:hAnsi="Times New Roman"/>
        </w:rPr>
        <w:t>:</w:t>
      </w:r>
      <w:r>
        <w:rPr>
          <w:rFonts w:ascii="Times New Roman" w:eastAsia="Calibri" w:hAnsi="Times New Roman"/>
        </w:rPr>
        <w:t xml:space="preserve"> </w:t>
      </w:r>
      <w:hyperlink r:id="rId9" w:history="1">
        <w:r w:rsidR="0030430D" w:rsidRPr="007C4940">
          <w:rPr>
            <w:rStyle w:val="Hyperlink"/>
            <w:rFonts w:ascii="Times New Roman" w:eastAsia="Calibri" w:hAnsi="Times New Roman"/>
          </w:rPr>
          <w:t>Rachel.Houtman@oregonstate.edu</w:t>
        </w:r>
      </w:hyperlink>
    </w:p>
    <w:p w:rsidR="0030430D" w:rsidRDefault="0030430D" w:rsidP="006B2E91">
      <w:pPr>
        <w:pStyle w:val="Thesispretxtcentered"/>
        <w:widowControl w:val="0"/>
        <w:spacing w:after="0" w:line="480" w:lineRule="auto"/>
        <w:rPr>
          <w:rFonts w:ascii="Times New Roman" w:eastAsia="Calibri" w:hAnsi="Times New Roman"/>
        </w:rPr>
      </w:pPr>
    </w:p>
    <w:p w:rsidR="0030430D" w:rsidRDefault="00D817D8" w:rsidP="006B2E91">
      <w:pPr>
        <w:pStyle w:val="Thesispretxtcentered"/>
        <w:widowControl w:val="0"/>
        <w:spacing w:after="0" w:line="480" w:lineRule="auto"/>
        <w:rPr>
          <w:rFonts w:ascii="Times New Roman" w:eastAsia="Calibri" w:hAnsi="Times New Roman"/>
          <w:b/>
        </w:rPr>
      </w:pPr>
      <w:r>
        <w:rPr>
          <w:rFonts w:ascii="Times New Roman" w:eastAsia="Calibri" w:hAnsi="Times New Roman"/>
          <w:b/>
        </w:rPr>
        <w:t>Claire A. Montgomery</w:t>
      </w:r>
      <w:r w:rsidR="00EB004D">
        <w:rPr>
          <w:rFonts w:ascii="Times New Roman" w:eastAsia="Calibri" w:hAnsi="Times New Roman"/>
          <w:b/>
        </w:rPr>
        <w:t>, Aaron R. Gagnon</w:t>
      </w:r>
    </w:p>
    <w:p w:rsidR="00D817D8" w:rsidRDefault="00D817D8" w:rsidP="006B2E91">
      <w:pPr>
        <w:pStyle w:val="Thesispretxtcentered"/>
        <w:widowControl w:val="0"/>
        <w:spacing w:after="0" w:line="480" w:lineRule="auto"/>
        <w:rPr>
          <w:rFonts w:ascii="Times New Roman" w:eastAsia="Calibri" w:hAnsi="Times New Roman"/>
        </w:rPr>
      </w:pPr>
      <w:r>
        <w:rPr>
          <w:rFonts w:ascii="Times New Roman" w:eastAsia="Calibri" w:hAnsi="Times New Roman"/>
        </w:rPr>
        <w:t>Department of Forest Engineering, Resources, and Management</w:t>
      </w:r>
      <w:r w:rsidR="006B2E91">
        <w:rPr>
          <w:rFonts w:ascii="Times New Roman" w:eastAsia="Calibri" w:hAnsi="Times New Roman"/>
        </w:rPr>
        <w:t xml:space="preserve">, </w:t>
      </w:r>
      <w:r>
        <w:rPr>
          <w:rFonts w:ascii="Times New Roman" w:eastAsia="Calibri" w:hAnsi="Times New Roman"/>
        </w:rPr>
        <w:t>Oregon State University</w:t>
      </w:r>
    </w:p>
    <w:p w:rsidR="0030430D" w:rsidRDefault="0030430D" w:rsidP="006B2E91">
      <w:pPr>
        <w:pStyle w:val="Thesispretxtcentered"/>
        <w:widowControl w:val="0"/>
        <w:spacing w:after="0" w:line="480" w:lineRule="auto"/>
        <w:rPr>
          <w:rFonts w:ascii="Times New Roman" w:eastAsia="Calibri" w:hAnsi="Times New Roman"/>
        </w:rPr>
      </w:pPr>
    </w:p>
    <w:p w:rsidR="00B61A04" w:rsidRDefault="00B61A04" w:rsidP="006B2E91">
      <w:pPr>
        <w:pStyle w:val="Thesispretxtcentered"/>
        <w:widowControl w:val="0"/>
        <w:spacing w:after="0" w:line="480" w:lineRule="auto"/>
        <w:rPr>
          <w:rFonts w:ascii="Times New Roman" w:eastAsia="Calibri" w:hAnsi="Times New Roman"/>
        </w:rPr>
      </w:pPr>
      <w:r>
        <w:rPr>
          <w:rFonts w:ascii="Times New Roman" w:eastAsia="Calibri" w:hAnsi="Times New Roman"/>
          <w:b/>
        </w:rPr>
        <w:t xml:space="preserve">David E. </w:t>
      </w:r>
      <w:proofErr w:type="spellStart"/>
      <w:r>
        <w:rPr>
          <w:rFonts w:ascii="Times New Roman" w:eastAsia="Calibri" w:hAnsi="Times New Roman"/>
          <w:b/>
        </w:rPr>
        <w:t>Calkin</w:t>
      </w:r>
      <w:proofErr w:type="spellEnd"/>
    </w:p>
    <w:p w:rsidR="00B61A04" w:rsidRDefault="00B61A04" w:rsidP="006B2E91">
      <w:pPr>
        <w:pStyle w:val="Thesispretxtcentered"/>
        <w:widowControl w:val="0"/>
        <w:spacing w:after="0" w:line="480" w:lineRule="auto"/>
        <w:rPr>
          <w:rFonts w:ascii="Times New Roman" w:eastAsia="Calibri" w:hAnsi="Times New Roman"/>
        </w:rPr>
      </w:pPr>
      <w:r>
        <w:rPr>
          <w:rFonts w:ascii="Times New Roman" w:eastAsia="Calibri" w:hAnsi="Times New Roman"/>
        </w:rPr>
        <w:t>USDA Forest Service</w:t>
      </w:r>
      <w:r w:rsidR="006B2E91">
        <w:rPr>
          <w:rFonts w:ascii="Times New Roman" w:eastAsia="Calibri" w:hAnsi="Times New Roman"/>
        </w:rPr>
        <w:t xml:space="preserve"> </w:t>
      </w:r>
      <w:r>
        <w:rPr>
          <w:rFonts w:ascii="Times New Roman" w:eastAsia="Calibri" w:hAnsi="Times New Roman"/>
        </w:rPr>
        <w:t>Rocky Mountain Research Station</w:t>
      </w:r>
    </w:p>
    <w:p w:rsidR="0030430D" w:rsidRDefault="0030430D" w:rsidP="006B2E91">
      <w:pPr>
        <w:pStyle w:val="Thesispretxtcentered"/>
        <w:widowControl w:val="0"/>
        <w:spacing w:after="0" w:line="480" w:lineRule="auto"/>
        <w:rPr>
          <w:rFonts w:ascii="Times New Roman" w:eastAsia="Calibri" w:hAnsi="Times New Roman"/>
        </w:rPr>
      </w:pPr>
    </w:p>
    <w:p w:rsidR="0030430D" w:rsidRDefault="008E7221" w:rsidP="006B2E91">
      <w:pPr>
        <w:pStyle w:val="Thesispretxtcentered"/>
        <w:widowControl w:val="0"/>
        <w:spacing w:after="0" w:line="480" w:lineRule="auto"/>
        <w:rPr>
          <w:rFonts w:ascii="Times New Roman" w:eastAsia="Calibri" w:hAnsi="Times New Roman"/>
          <w:b/>
        </w:rPr>
      </w:pPr>
      <w:r>
        <w:rPr>
          <w:rFonts w:ascii="Times New Roman" w:eastAsia="Calibri" w:hAnsi="Times New Roman"/>
          <w:b/>
        </w:rPr>
        <w:t>Thomas G. Dietterich</w:t>
      </w:r>
      <w:r w:rsidR="0030430D">
        <w:rPr>
          <w:rFonts w:ascii="Times New Roman" w:eastAsia="Calibri" w:hAnsi="Times New Roman"/>
          <w:b/>
        </w:rPr>
        <w:t>, Sean McGregor</w:t>
      </w:r>
      <w:r w:rsidR="00EB004D">
        <w:rPr>
          <w:rFonts w:ascii="Times New Roman" w:eastAsia="Calibri" w:hAnsi="Times New Roman"/>
          <w:b/>
        </w:rPr>
        <w:t>, Mark Crowley</w:t>
      </w:r>
    </w:p>
    <w:p w:rsidR="008E7221" w:rsidRPr="008E7221" w:rsidRDefault="008E7221" w:rsidP="006B2E91">
      <w:pPr>
        <w:pStyle w:val="Thesispretxtcentered"/>
        <w:widowControl w:val="0"/>
        <w:spacing w:after="0" w:line="480" w:lineRule="auto"/>
        <w:rPr>
          <w:rFonts w:ascii="Times New Roman" w:eastAsia="Calibri" w:hAnsi="Times New Roman"/>
        </w:rPr>
      </w:pPr>
      <w:r>
        <w:rPr>
          <w:rFonts w:ascii="Times New Roman" w:eastAsia="Calibri" w:hAnsi="Times New Roman"/>
        </w:rPr>
        <w:t>School of Electrical Engineering and Computer Science</w:t>
      </w:r>
      <w:r w:rsidR="006B2E91">
        <w:rPr>
          <w:rFonts w:ascii="Times New Roman" w:eastAsia="Calibri" w:hAnsi="Times New Roman"/>
        </w:rPr>
        <w:t xml:space="preserve">, </w:t>
      </w:r>
      <w:r>
        <w:rPr>
          <w:rFonts w:ascii="Times New Roman" w:eastAsia="Calibri" w:hAnsi="Times New Roman"/>
        </w:rPr>
        <w:t>Oregon State Univer</w:t>
      </w:r>
      <w:r w:rsidR="00150BE9">
        <w:rPr>
          <w:rFonts w:ascii="Times New Roman" w:eastAsia="Calibri" w:hAnsi="Times New Roman"/>
        </w:rPr>
        <w:t>s</w:t>
      </w:r>
      <w:r>
        <w:rPr>
          <w:rFonts w:ascii="Times New Roman" w:eastAsia="Calibri" w:hAnsi="Times New Roman"/>
        </w:rPr>
        <w:t>ity</w:t>
      </w:r>
    </w:p>
    <w:p w:rsidR="0030430D" w:rsidRDefault="0030430D" w:rsidP="006B2E91">
      <w:pPr>
        <w:pStyle w:val="Thesispretxtcentered"/>
        <w:widowControl w:val="0"/>
        <w:spacing w:after="0" w:line="480" w:lineRule="auto"/>
        <w:jc w:val="left"/>
        <w:rPr>
          <w:rFonts w:ascii="Times New Roman" w:eastAsia="Calibri" w:hAnsi="Times New Roman"/>
          <w:b/>
        </w:rPr>
      </w:pPr>
    </w:p>
    <w:p w:rsidR="00C51D4D" w:rsidRDefault="00E115D7" w:rsidP="00E115D7">
      <w:pPr>
        <w:pStyle w:val="Thesispretxtcentered"/>
        <w:widowControl w:val="0"/>
        <w:spacing w:after="0" w:line="480" w:lineRule="auto"/>
        <w:jc w:val="left"/>
        <w:rPr>
          <w:rFonts w:ascii="Times New Roman" w:eastAsia="Calibri" w:hAnsi="Times New Roman"/>
        </w:rPr>
      </w:pPr>
      <w:r>
        <w:rPr>
          <w:rFonts w:ascii="Times New Roman" w:eastAsia="Calibri" w:hAnsi="Times New Roman"/>
        </w:rPr>
        <w:t xml:space="preserve">This paper presents estimates of </w:t>
      </w:r>
      <w:r w:rsidRPr="001F5DB9">
        <w:rPr>
          <w:rFonts w:ascii="Times New Roman" w:eastAsia="Calibri" w:hAnsi="Times New Roman"/>
        </w:rPr>
        <w:t>potential future wildfire suppression cost savings</w:t>
      </w:r>
      <w:r>
        <w:rPr>
          <w:rFonts w:ascii="Times New Roman" w:eastAsia="Calibri" w:hAnsi="Times New Roman"/>
        </w:rPr>
        <w:t xml:space="preserve"> </w:t>
      </w:r>
      <w:r w:rsidR="00711451">
        <w:rPr>
          <w:rFonts w:ascii="Times New Roman" w:eastAsia="Calibri" w:hAnsi="Times New Roman"/>
        </w:rPr>
        <w:t xml:space="preserve">that result </w:t>
      </w:r>
      <w:r>
        <w:rPr>
          <w:rFonts w:ascii="Times New Roman" w:eastAsia="Calibri" w:hAnsi="Times New Roman"/>
        </w:rPr>
        <w:t xml:space="preserve">from allowing a current wildfire to burn on a landscape in central Oregon. Under some conditions, estimated savings were large, suggesting that the benefit of </w:t>
      </w:r>
      <w:r w:rsidR="00715231">
        <w:rPr>
          <w:rFonts w:ascii="Times New Roman" w:eastAsia="Calibri" w:hAnsi="Times New Roman"/>
        </w:rPr>
        <w:t>allowing a wildfire</w:t>
      </w:r>
      <w:r w:rsidR="009A46CA">
        <w:rPr>
          <w:rFonts w:ascii="Times New Roman" w:eastAsia="Calibri" w:hAnsi="Times New Roman"/>
        </w:rPr>
        <w:t xml:space="preserve"> to</w:t>
      </w:r>
      <w:r w:rsidR="00715231">
        <w:rPr>
          <w:rFonts w:ascii="Times New Roman" w:eastAsia="Calibri" w:hAnsi="Times New Roman"/>
        </w:rPr>
        <w:t xml:space="preserve"> burn</w:t>
      </w:r>
      <w:r>
        <w:rPr>
          <w:rFonts w:ascii="Times New Roman" w:eastAsia="Calibri" w:hAnsi="Times New Roman"/>
        </w:rPr>
        <w:t xml:space="preserve"> may, in select cases, outweigh the additional risk of loss.</w:t>
      </w:r>
    </w:p>
    <w:p w:rsidR="00150BE9" w:rsidRDefault="00150BE9" w:rsidP="00E115D7">
      <w:pPr>
        <w:pStyle w:val="Thesispretxtcentered"/>
        <w:widowControl w:val="0"/>
        <w:spacing w:after="0" w:line="480" w:lineRule="auto"/>
        <w:jc w:val="left"/>
        <w:rPr>
          <w:rFonts w:ascii="Times New Roman" w:eastAsia="Calibri" w:hAnsi="Times New Roman"/>
        </w:rPr>
      </w:pPr>
    </w:p>
    <w:p w:rsidR="00C53986" w:rsidRPr="004A57C3" w:rsidRDefault="00C51D4D" w:rsidP="007B7164">
      <w:pPr>
        <w:pStyle w:val="Thesispretxtcentered"/>
        <w:widowControl w:val="0"/>
        <w:spacing w:after="0" w:line="480" w:lineRule="auto"/>
        <w:jc w:val="left"/>
        <w:rPr>
          <w:rFonts w:ascii="Times New Roman" w:hAnsi="Times New Roman"/>
        </w:rPr>
      </w:pPr>
      <w:r>
        <w:rPr>
          <w:rFonts w:ascii="Times New Roman" w:eastAsia="Calibri" w:hAnsi="Times New Roman"/>
        </w:rPr>
        <w:t>* corresponding author</w:t>
      </w:r>
      <w:r w:rsidR="00981DF5">
        <w:rPr>
          <w:rFonts w:ascii="Times New Roman" w:eastAsia="Calibri" w:hAnsi="Times New Roman"/>
        </w:rPr>
        <w:br w:type="page"/>
      </w:r>
      <w:r w:rsidR="00C53986" w:rsidRPr="007B2AE8">
        <w:rPr>
          <w:rFonts w:ascii="Times New Roman" w:eastAsia="Calibri" w:hAnsi="Times New Roman"/>
          <w:b/>
        </w:rPr>
        <w:lastRenderedPageBreak/>
        <w:t xml:space="preserve">Abstract: </w:t>
      </w:r>
      <w:r w:rsidR="00DE7408">
        <w:rPr>
          <w:rFonts w:ascii="Times New Roman" w:eastAsia="Calibri" w:hAnsi="Times New Roman"/>
        </w:rPr>
        <w:t xml:space="preserve">Where a legacy of aggressive wildland fire suppression has left forests in need of fuel reduction, </w:t>
      </w:r>
      <w:r w:rsidR="00B96201">
        <w:rPr>
          <w:rFonts w:ascii="Times New Roman" w:eastAsia="Calibri" w:hAnsi="Times New Roman"/>
        </w:rPr>
        <w:t>allowing wildland fire to burn may</w:t>
      </w:r>
      <w:r w:rsidR="00DE7408">
        <w:rPr>
          <w:rFonts w:ascii="Times New Roman" w:eastAsia="Calibri" w:hAnsi="Times New Roman"/>
        </w:rPr>
        <w:t xml:space="preserve"> </w:t>
      </w:r>
      <w:r w:rsidR="00B96201">
        <w:rPr>
          <w:rFonts w:ascii="Times New Roman" w:eastAsia="Calibri" w:hAnsi="Times New Roman"/>
        </w:rPr>
        <w:t>provide</w:t>
      </w:r>
      <w:r w:rsidR="00E9580A">
        <w:rPr>
          <w:rFonts w:ascii="Times New Roman" w:eastAsia="Calibri" w:hAnsi="Times New Roman"/>
        </w:rPr>
        <w:t xml:space="preserve"> fuel treatment benefits, thereby reducing suppression costs from </w:t>
      </w:r>
      <w:r w:rsidR="006A3DF7">
        <w:rPr>
          <w:rFonts w:ascii="Times New Roman" w:eastAsia="Calibri" w:hAnsi="Times New Roman"/>
        </w:rPr>
        <w:t>subsequent fire</w:t>
      </w:r>
      <w:r w:rsidR="00E9580A">
        <w:rPr>
          <w:rFonts w:ascii="Times New Roman" w:eastAsia="Calibri" w:hAnsi="Times New Roman"/>
        </w:rPr>
        <w:t>s</w:t>
      </w:r>
      <w:r w:rsidR="00C53986">
        <w:rPr>
          <w:rFonts w:ascii="Times New Roman" w:eastAsia="Calibri" w:hAnsi="Times New Roman"/>
        </w:rPr>
        <w:t xml:space="preserve">. </w:t>
      </w:r>
      <w:r w:rsidR="00B96201">
        <w:rPr>
          <w:rFonts w:ascii="Times New Roman" w:eastAsia="Calibri" w:hAnsi="Times New Roman"/>
        </w:rPr>
        <w:t>The least-cost-plus-net-value-change model of w</w:t>
      </w:r>
      <w:r w:rsidR="00DE7408">
        <w:rPr>
          <w:rFonts w:ascii="Times New Roman" w:eastAsia="Calibri" w:hAnsi="Times New Roman"/>
        </w:rPr>
        <w:t>ild</w:t>
      </w:r>
      <w:r w:rsidR="00B96201">
        <w:rPr>
          <w:rFonts w:ascii="Times New Roman" w:eastAsia="Calibri" w:hAnsi="Times New Roman"/>
        </w:rPr>
        <w:t xml:space="preserve">land </w:t>
      </w:r>
      <w:r w:rsidR="00DE7408">
        <w:rPr>
          <w:rFonts w:ascii="Times New Roman" w:eastAsia="Calibri" w:hAnsi="Times New Roman"/>
        </w:rPr>
        <w:t xml:space="preserve">fire </w:t>
      </w:r>
      <w:r w:rsidR="00C53986">
        <w:rPr>
          <w:rFonts w:ascii="Times New Roman" w:eastAsia="Calibri" w:hAnsi="Times New Roman"/>
        </w:rPr>
        <w:t xml:space="preserve">economics </w:t>
      </w:r>
      <w:r w:rsidR="00FF7B47">
        <w:rPr>
          <w:rFonts w:ascii="Times New Roman" w:eastAsia="Calibri" w:hAnsi="Times New Roman"/>
        </w:rPr>
        <w:t xml:space="preserve">includes benefits of wildfire in </w:t>
      </w:r>
      <w:r w:rsidR="00C53986">
        <w:rPr>
          <w:rFonts w:ascii="Times New Roman" w:eastAsia="Calibri" w:hAnsi="Times New Roman"/>
        </w:rPr>
        <w:t xml:space="preserve">a framework for evaluating suppression </w:t>
      </w:r>
      <w:r w:rsidR="00B96201">
        <w:rPr>
          <w:rFonts w:ascii="Times New Roman" w:eastAsia="Calibri" w:hAnsi="Times New Roman"/>
        </w:rPr>
        <w:t>option</w:t>
      </w:r>
      <w:r w:rsidR="00DE7408">
        <w:rPr>
          <w:rFonts w:ascii="Times New Roman" w:eastAsia="Calibri" w:hAnsi="Times New Roman"/>
        </w:rPr>
        <w:t>s</w:t>
      </w:r>
      <w:r w:rsidR="00C53986">
        <w:rPr>
          <w:rFonts w:ascii="Times New Roman" w:eastAsia="Calibri" w:hAnsi="Times New Roman"/>
        </w:rPr>
        <w:t xml:space="preserve">. In this study, we </w:t>
      </w:r>
      <w:r w:rsidR="00483CEE">
        <w:rPr>
          <w:rFonts w:ascii="Times New Roman" w:eastAsia="Calibri" w:hAnsi="Times New Roman"/>
        </w:rPr>
        <w:t>e</w:t>
      </w:r>
      <w:r w:rsidR="00FF7B47">
        <w:rPr>
          <w:rFonts w:ascii="Times New Roman" w:eastAsia="Calibri" w:hAnsi="Times New Roman"/>
        </w:rPr>
        <w:t xml:space="preserve">stimated </w:t>
      </w:r>
      <w:r w:rsidR="00FF7B47" w:rsidRPr="001F5DB9">
        <w:rPr>
          <w:rFonts w:ascii="Times New Roman" w:eastAsia="Calibri" w:hAnsi="Times New Roman"/>
        </w:rPr>
        <w:t xml:space="preserve">one component of that benefit—the expected present value of the reduction in </w:t>
      </w:r>
      <w:r w:rsidR="004C6204" w:rsidRPr="001F5DB9">
        <w:rPr>
          <w:rFonts w:ascii="Times New Roman" w:eastAsia="Calibri" w:hAnsi="Times New Roman"/>
        </w:rPr>
        <w:t xml:space="preserve">suppression costs for </w:t>
      </w:r>
      <w:r w:rsidR="00FF7B47" w:rsidRPr="001F5DB9">
        <w:rPr>
          <w:rFonts w:ascii="Times New Roman" w:eastAsia="Calibri" w:hAnsi="Times New Roman"/>
        </w:rPr>
        <w:t>subsequent fires</w:t>
      </w:r>
      <w:r w:rsidR="00FF7B47">
        <w:rPr>
          <w:rFonts w:ascii="Times New Roman" w:eastAsia="Calibri" w:hAnsi="Times New Roman"/>
        </w:rPr>
        <w:t xml:space="preserve"> arising from the fuel treatment effect of a current fire. To that end, we e</w:t>
      </w:r>
      <w:r w:rsidR="00483CEE">
        <w:rPr>
          <w:rFonts w:ascii="Times New Roman" w:eastAsia="Calibri" w:hAnsi="Times New Roman"/>
        </w:rPr>
        <w:t xml:space="preserve">mployed </w:t>
      </w:r>
      <w:r w:rsidR="00C53986">
        <w:rPr>
          <w:rFonts w:ascii="Times New Roman" w:eastAsia="Calibri" w:hAnsi="Times New Roman"/>
        </w:rPr>
        <w:t xml:space="preserve">Monte Carlo </w:t>
      </w:r>
      <w:r w:rsidR="004C6204">
        <w:rPr>
          <w:rFonts w:ascii="Times New Roman" w:eastAsia="Calibri" w:hAnsi="Times New Roman"/>
        </w:rPr>
        <w:t xml:space="preserve">methods </w:t>
      </w:r>
      <w:r w:rsidR="00C53986">
        <w:rPr>
          <w:rFonts w:ascii="Times New Roman" w:eastAsia="Calibri" w:hAnsi="Times New Roman"/>
        </w:rPr>
        <w:t xml:space="preserve">to </w:t>
      </w:r>
      <w:r w:rsidR="00FF7B47">
        <w:rPr>
          <w:rFonts w:ascii="Times New Roman" w:eastAsia="Calibri" w:hAnsi="Times New Roman"/>
        </w:rPr>
        <w:t>generate a set of s</w:t>
      </w:r>
      <w:r w:rsidR="003A1899">
        <w:rPr>
          <w:rFonts w:ascii="Times New Roman" w:eastAsia="Calibri" w:hAnsi="Times New Roman"/>
        </w:rPr>
        <w:t>cenarios for s</w:t>
      </w:r>
      <w:r w:rsidR="00FF7B47">
        <w:rPr>
          <w:rFonts w:ascii="Times New Roman" w:eastAsia="Calibri" w:hAnsi="Times New Roman"/>
        </w:rPr>
        <w:t xml:space="preserve">ubsequent fire ignition and </w:t>
      </w:r>
      <w:r w:rsidR="003A1899">
        <w:rPr>
          <w:rFonts w:ascii="Times New Roman" w:eastAsia="Calibri" w:hAnsi="Times New Roman"/>
        </w:rPr>
        <w:t>weather events,</w:t>
      </w:r>
      <w:r w:rsidR="00FF7B47">
        <w:rPr>
          <w:rFonts w:ascii="Times New Roman" w:eastAsia="Calibri" w:hAnsi="Times New Roman"/>
        </w:rPr>
        <w:t xml:space="preserve"> </w:t>
      </w:r>
      <w:r w:rsidR="003A1899">
        <w:rPr>
          <w:rFonts w:ascii="Times New Roman" w:eastAsia="Calibri" w:hAnsi="Times New Roman"/>
        </w:rPr>
        <w:t>which</w:t>
      </w:r>
      <w:r w:rsidR="00FF7B47">
        <w:rPr>
          <w:rFonts w:ascii="Times New Roman" w:eastAsia="Calibri" w:hAnsi="Times New Roman"/>
        </w:rPr>
        <w:t xml:space="preserve"> </w:t>
      </w:r>
      <w:r w:rsidR="004C6204">
        <w:rPr>
          <w:rFonts w:ascii="Times New Roman" w:eastAsia="Calibri" w:hAnsi="Times New Roman"/>
        </w:rPr>
        <w:t>are referred</w:t>
      </w:r>
      <w:r w:rsidR="00FF7B47">
        <w:rPr>
          <w:rFonts w:ascii="Times New Roman" w:eastAsia="Calibri" w:hAnsi="Times New Roman"/>
        </w:rPr>
        <w:t xml:space="preserve"> to as </w:t>
      </w:r>
      <w:r w:rsidR="00C53986">
        <w:rPr>
          <w:rFonts w:ascii="Times New Roman" w:eastAsia="Calibri" w:hAnsi="Times New Roman"/>
        </w:rPr>
        <w:t xml:space="preserve">sample </w:t>
      </w:r>
      <w:r w:rsidR="00FF7B47">
        <w:rPr>
          <w:rFonts w:ascii="Times New Roman" w:eastAsia="Calibri" w:hAnsi="Times New Roman"/>
        </w:rPr>
        <w:t>paths</w:t>
      </w:r>
      <w:r w:rsidR="003A1899">
        <w:rPr>
          <w:rFonts w:ascii="Times New Roman" w:eastAsia="Calibri" w:hAnsi="Times New Roman"/>
        </w:rPr>
        <w:t>,</w:t>
      </w:r>
      <w:r w:rsidR="00FF7B47">
        <w:rPr>
          <w:rFonts w:ascii="Times New Roman" w:eastAsia="Calibri" w:hAnsi="Times New Roman"/>
        </w:rPr>
        <w:t xml:space="preserve"> for a</w:t>
      </w:r>
      <w:r w:rsidR="00C53986">
        <w:rPr>
          <w:rFonts w:ascii="Times New Roman" w:eastAsia="Calibri" w:hAnsi="Times New Roman"/>
        </w:rPr>
        <w:t xml:space="preserve"> study area in central Oregon. We </w:t>
      </w:r>
      <w:r w:rsidR="00DE7408">
        <w:rPr>
          <w:rFonts w:ascii="Times New Roman" w:eastAsia="Calibri" w:hAnsi="Times New Roman"/>
        </w:rPr>
        <w:t xml:space="preserve">simulated fire on the landscape over a 100-year time horizon using </w:t>
      </w:r>
      <w:r w:rsidR="00C53986">
        <w:rPr>
          <w:rFonts w:ascii="Times New Roman" w:eastAsia="Calibri" w:hAnsi="Times New Roman"/>
        </w:rPr>
        <w:t>existing models of fire behavior, vegetation and fuels development, and suppression effectiveness</w:t>
      </w:r>
      <w:r w:rsidR="005143A5">
        <w:rPr>
          <w:rFonts w:ascii="Times New Roman" w:eastAsia="Calibri" w:hAnsi="Times New Roman"/>
        </w:rPr>
        <w:t>, a</w:t>
      </w:r>
      <w:r w:rsidR="00FF7B47">
        <w:rPr>
          <w:rFonts w:ascii="Times New Roman" w:eastAsia="Calibri" w:hAnsi="Times New Roman"/>
        </w:rPr>
        <w:t xml:space="preserve">nd </w:t>
      </w:r>
      <w:r w:rsidR="00B774AD">
        <w:rPr>
          <w:rFonts w:ascii="Times New Roman" w:eastAsia="Calibri" w:hAnsi="Times New Roman"/>
        </w:rPr>
        <w:t xml:space="preserve">we </w:t>
      </w:r>
      <w:r w:rsidR="00FF7B47">
        <w:rPr>
          <w:rFonts w:ascii="Times New Roman" w:eastAsia="Calibri" w:hAnsi="Times New Roman"/>
        </w:rPr>
        <w:t xml:space="preserve">estimated suppression costs using </w:t>
      </w:r>
      <w:r w:rsidR="00C53986">
        <w:rPr>
          <w:rFonts w:ascii="Times New Roman" w:eastAsia="Calibri" w:hAnsi="Times New Roman"/>
        </w:rPr>
        <w:t xml:space="preserve">an existing </w:t>
      </w:r>
      <w:r w:rsidR="00FF7B47">
        <w:rPr>
          <w:rFonts w:ascii="Times New Roman" w:eastAsia="Calibri" w:hAnsi="Times New Roman"/>
        </w:rPr>
        <w:t xml:space="preserve">suppression cost </w:t>
      </w:r>
      <w:r w:rsidR="00C53986">
        <w:rPr>
          <w:rFonts w:ascii="Times New Roman" w:eastAsia="Calibri" w:hAnsi="Times New Roman"/>
        </w:rPr>
        <w:t xml:space="preserve">model. </w:t>
      </w:r>
      <w:r w:rsidR="00FF7B47">
        <w:rPr>
          <w:rFonts w:ascii="Times New Roman" w:eastAsia="Calibri" w:hAnsi="Times New Roman"/>
        </w:rPr>
        <w:t xml:space="preserve">Our </w:t>
      </w:r>
      <w:r w:rsidR="00C53986" w:rsidRPr="004A57C3">
        <w:rPr>
          <w:rFonts w:ascii="Times New Roman" w:hAnsi="Times New Roman"/>
          <w:noProof/>
        </w:rPr>
        <w:t>estimate</w:t>
      </w:r>
      <w:r w:rsidR="00C53986">
        <w:rPr>
          <w:rFonts w:ascii="Times New Roman" w:hAnsi="Times New Roman"/>
          <w:noProof/>
        </w:rPr>
        <w:t>s</w:t>
      </w:r>
      <w:r w:rsidR="00C53986" w:rsidRPr="004A57C3">
        <w:rPr>
          <w:rFonts w:ascii="Times New Roman" w:hAnsi="Times New Roman"/>
          <w:noProof/>
        </w:rPr>
        <w:t xml:space="preserve"> </w:t>
      </w:r>
      <w:r w:rsidR="00C53986">
        <w:rPr>
          <w:rFonts w:ascii="Times New Roman" w:hAnsi="Times New Roman"/>
          <w:noProof/>
        </w:rPr>
        <w:t xml:space="preserve">suggest </w:t>
      </w:r>
      <w:r w:rsidR="00C53986" w:rsidRPr="004A57C3">
        <w:rPr>
          <w:rFonts w:ascii="Times New Roman" w:hAnsi="Times New Roman"/>
          <w:noProof/>
        </w:rPr>
        <w:t xml:space="preserve">that the </w:t>
      </w:r>
      <w:r w:rsidR="00C53986">
        <w:rPr>
          <w:rFonts w:ascii="Times New Roman" w:hAnsi="Times New Roman"/>
          <w:noProof/>
        </w:rPr>
        <w:t xml:space="preserve">potential </w:t>
      </w:r>
      <w:r w:rsidR="00C53986" w:rsidRPr="004A57C3">
        <w:rPr>
          <w:rFonts w:ascii="Times New Roman" w:hAnsi="Times New Roman"/>
          <w:noProof/>
        </w:rPr>
        <w:t xml:space="preserve">cost savings may be substantial. </w:t>
      </w:r>
      <w:r w:rsidR="00B96201">
        <w:rPr>
          <w:rFonts w:ascii="Times New Roman" w:hAnsi="Times New Roman"/>
          <w:noProof/>
        </w:rPr>
        <w:t>F</w:t>
      </w:r>
      <w:r w:rsidR="00C53986">
        <w:rPr>
          <w:rFonts w:ascii="Times New Roman" w:hAnsi="Times New Roman"/>
          <w:noProof/>
        </w:rPr>
        <w:t xml:space="preserve">urther research is needed to estimate the full </w:t>
      </w:r>
      <w:r w:rsidR="00D5066C">
        <w:rPr>
          <w:rFonts w:ascii="Times New Roman" w:hAnsi="Times New Roman"/>
          <w:noProof/>
        </w:rPr>
        <w:t>least</w:t>
      </w:r>
      <w:r w:rsidR="009A46CA">
        <w:rPr>
          <w:rFonts w:ascii="Times New Roman" w:hAnsi="Times New Roman"/>
          <w:noProof/>
        </w:rPr>
        <w:t>-</w:t>
      </w:r>
      <w:r w:rsidR="00C53986">
        <w:rPr>
          <w:rFonts w:ascii="Times New Roman" w:hAnsi="Times New Roman"/>
          <w:noProof/>
        </w:rPr>
        <w:t xml:space="preserve">cost-plus-net-value-change </w:t>
      </w:r>
      <w:r w:rsidR="00483CEE">
        <w:rPr>
          <w:rFonts w:ascii="Times New Roman" w:hAnsi="Times New Roman"/>
          <w:noProof/>
        </w:rPr>
        <w:t>model</w:t>
      </w:r>
      <w:r w:rsidR="00B96201">
        <w:rPr>
          <w:rFonts w:ascii="Times New Roman" w:hAnsi="Times New Roman"/>
          <w:noProof/>
        </w:rPr>
        <w:t xml:space="preserve">. </w:t>
      </w:r>
      <w:r w:rsidR="00C53986">
        <w:rPr>
          <w:rFonts w:ascii="Times New Roman" w:hAnsi="Times New Roman"/>
          <w:noProof/>
        </w:rPr>
        <w:t xml:space="preserve">This </w:t>
      </w:r>
      <w:r w:rsidR="00006B9A">
        <w:rPr>
          <w:rFonts w:ascii="Times New Roman" w:hAnsi="Times New Roman"/>
          <w:noProof/>
        </w:rPr>
        <w:t xml:space="preserve">line of research </w:t>
      </w:r>
      <w:r w:rsidR="00B774AD">
        <w:rPr>
          <w:rFonts w:ascii="Times New Roman" w:hAnsi="Times New Roman"/>
          <w:noProof/>
        </w:rPr>
        <w:t xml:space="preserve">will extend the set of tools available for developing wildfire management plans for forested landscapes. </w:t>
      </w:r>
      <w:r w:rsidR="00C53986">
        <w:rPr>
          <w:rFonts w:ascii="Times New Roman" w:hAnsi="Times New Roman"/>
          <w:noProof/>
        </w:rPr>
        <w:t xml:space="preserve"> </w:t>
      </w:r>
    </w:p>
    <w:p w:rsidR="00C53986" w:rsidRDefault="00C53986" w:rsidP="00C53986">
      <w:pPr>
        <w:pStyle w:val="Thesispretxt"/>
        <w:spacing w:after="0" w:line="480" w:lineRule="auto"/>
        <w:rPr>
          <w:rFonts w:ascii="Times New Roman" w:eastAsia="Calibri" w:hAnsi="Times New Roman"/>
          <w:b/>
        </w:rPr>
      </w:pPr>
    </w:p>
    <w:p w:rsidR="00486DF5" w:rsidRPr="000E0C80" w:rsidRDefault="00C53986" w:rsidP="007B7164">
      <w:pPr>
        <w:pStyle w:val="Thesispretxt"/>
        <w:spacing w:after="0" w:line="480" w:lineRule="auto"/>
        <w:rPr>
          <w:rFonts w:ascii="Times New Roman" w:eastAsia="Calibri" w:hAnsi="Times New Roman"/>
          <w:b/>
        </w:rPr>
      </w:pPr>
      <w:r>
        <w:rPr>
          <w:rFonts w:ascii="Times New Roman" w:eastAsia="Calibri" w:hAnsi="Times New Roman"/>
          <w:b/>
        </w:rPr>
        <w:t>Keywords:</w:t>
      </w:r>
      <w:r w:rsidR="00F61581">
        <w:rPr>
          <w:rFonts w:ascii="Times New Roman" w:eastAsia="Calibri" w:hAnsi="Times New Roman"/>
          <w:b/>
        </w:rPr>
        <w:t xml:space="preserve"> </w:t>
      </w:r>
      <w:r w:rsidR="00F61581">
        <w:rPr>
          <w:rFonts w:ascii="Times New Roman" w:eastAsia="Calibri" w:hAnsi="Times New Roman"/>
        </w:rPr>
        <w:t>forest economics, wildland fire management, bio-economic modeling, forest fire policy</w:t>
      </w:r>
      <w:r w:rsidR="00D817D8" w:rsidRPr="007B2AE8">
        <w:rPr>
          <w:rFonts w:ascii="Times New Roman" w:eastAsia="Calibri" w:hAnsi="Times New Roman"/>
          <w:b/>
        </w:rPr>
        <w:br w:type="page"/>
      </w:r>
      <w:r w:rsidR="000E0C80" w:rsidRPr="000E0C80">
        <w:rPr>
          <w:rFonts w:ascii="Times New Roman" w:hAnsi="Times New Roman"/>
          <w:b/>
        </w:rPr>
        <w:lastRenderedPageBreak/>
        <w:t>I</w:t>
      </w:r>
      <w:r w:rsidR="00486DF5" w:rsidRPr="000E0C80">
        <w:rPr>
          <w:rFonts w:ascii="Times New Roman" w:hAnsi="Times New Roman"/>
          <w:b/>
        </w:rPr>
        <w:t>ntroduction</w:t>
      </w:r>
      <w:bookmarkEnd w:id="0"/>
      <w:bookmarkEnd w:id="1"/>
    </w:p>
    <w:p w:rsidR="00C758F3" w:rsidRDefault="00AA0E29" w:rsidP="0036452C">
      <w:pPr>
        <w:pStyle w:val="Thesistext"/>
        <w:widowControl w:val="0"/>
        <w:spacing w:after="0"/>
        <w:ind w:firstLine="0"/>
        <w:rPr>
          <w:szCs w:val="24"/>
        </w:rPr>
      </w:pPr>
      <w:r>
        <w:rPr>
          <w:szCs w:val="24"/>
        </w:rPr>
        <w:tab/>
      </w:r>
      <w:r w:rsidR="004D46E3">
        <w:rPr>
          <w:szCs w:val="24"/>
        </w:rPr>
        <w:t xml:space="preserve">For </w:t>
      </w:r>
      <w:r w:rsidR="0030648F">
        <w:rPr>
          <w:szCs w:val="24"/>
        </w:rPr>
        <w:t xml:space="preserve">most of </w:t>
      </w:r>
      <w:r w:rsidR="004D46E3">
        <w:rPr>
          <w:szCs w:val="24"/>
        </w:rPr>
        <w:t xml:space="preserve">the last century, </w:t>
      </w:r>
      <w:r w:rsidR="004D46E3" w:rsidRPr="000908F1">
        <w:rPr>
          <w:szCs w:val="24"/>
        </w:rPr>
        <w:t xml:space="preserve">federal forest fire policy </w:t>
      </w:r>
      <w:r w:rsidR="004D46E3">
        <w:rPr>
          <w:szCs w:val="24"/>
        </w:rPr>
        <w:t xml:space="preserve">in the United States has been one of aggressive suppression of all </w:t>
      </w:r>
      <w:r w:rsidR="004D46E3" w:rsidRPr="000908F1">
        <w:rPr>
          <w:szCs w:val="24"/>
        </w:rPr>
        <w:t xml:space="preserve">wildfire as rapidly as possible. Forest fire suppression expenditures by the </w:t>
      </w:r>
      <w:r w:rsidR="00E25A5D">
        <w:rPr>
          <w:szCs w:val="24"/>
        </w:rPr>
        <w:t xml:space="preserve">USDA </w:t>
      </w:r>
      <w:r w:rsidR="004D46E3" w:rsidRPr="000908F1">
        <w:rPr>
          <w:szCs w:val="24"/>
        </w:rPr>
        <w:t xml:space="preserve">Forest Service were reimbursed under the Forest Fires Emergency Act of 1908 and, hence, there </w:t>
      </w:r>
      <w:r w:rsidR="004D46E3">
        <w:rPr>
          <w:szCs w:val="24"/>
        </w:rPr>
        <w:t>was no effective budget constraint</w:t>
      </w:r>
      <w:r w:rsidR="004D46E3" w:rsidRPr="000908F1">
        <w:rPr>
          <w:szCs w:val="24"/>
        </w:rPr>
        <w:t xml:space="preserve">. </w:t>
      </w:r>
      <w:r w:rsidR="00645207">
        <w:rPr>
          <w:szCs w:val="24"/>
        </w:rPr>
        <w:t>T</w:t>
      </w:r>
      <w:r w:rsidR="00B415E4">
        <w:rPr>
          <w:szCs w:val="24"/>
        </w:rPr>
        <w:t xml:space="preserve">he Great Fire of 1910, which burned over 3 million acres in Washington, Idaho, and Montana and took </w:t>
      </w:r>
      <w:r w:rsidR="00C54B3E">
        <w:rPr>
          <w:szCs w:val="24"/>
        </w:rPr>
        <w:t xml:space="preserve">more than </w:t>
      </w:r>
      <w:r w:rsidR="00B415E4">
        <w:rPr>
          <w:szCs w:val="24"/>
        </w:rPr>
        <w:t xml:space="preserve">80 lives, </w:t>
      </w:r>
      <w:r w:rsidR="00645207">
        <w:rPr>
          <w:szCs w:val="24"/>
        </w:rPr>
        <w:t>lent urgency to the fight against wildfire; in fact, the public attitude beca</w:t>
      </w:r>
      <w:r w:rsidR="00EA49BC">
        <w:rPr>
          <w:szCs w:val="24"/>
        </w:rPr>
        <w:t>m</w:t>
      </w:r>
      <w:r w:rsidR="00645207">
        <w:rPr>
          <w:szCs w:val="24"/>
        </w:rPr>
        <w:t xml:space="preserve">e one of </w:t>
      </w:r>
      <w:r w:rsidR="00662171">
        <w:rPr>
          <w:szCs w:val="24"/>
        </w:rPr>
        <w:t>‘</w:t>
      </w:r>
      <w:r w:rsidR="0024191E">
        <w:rPr>
          <w:szCs w:val="24"/>
        </w:rPr>
        <w:t>righteous war</w:t>
      </w:r>
      <w:r w:rsidR="00662171">
        <w:rPr>
          <w:szCs w:val="24"/>
        </w:rPr>
        <w:t>’</w:t>
      </w:r>
      <w:r w:rsidR="0024191E">
        <w:rPr>
          <w:szCs w:val="24"/>
        </w:rPr>
        <w:t xml:space="preserve"> in which </w:t>
      </w:r>
      <w:r w:rsidR="00662171">
        <w:rPr>
          <w:szCs w:val="24"/>
        </w:rPr>
        <w:t>‘</w:t>
      </w:r>
      <w:r w:rsidR="0024191E">
        <w:rPr>
          <w:szCs w:val="24"/>
        </w:rPr>
        <w:t xml:space="preserve">fire was </w:t>
      </w:r>
      <w:r w:rsidR="0024191E" w:rsidRPr="0024191E">
        <w:rPr>
          <w:i/>
          <w:szCs w:val="24"/>
        </w:rPr>
        <w:t>the</w:t>
      </w:r>
      <w:r w:rsidR="0024191E">
        <w:rPr>
          <w:szCs w:val="24"/>
        </w:rPr>
        <w:t xml:space="preserve"> enemy</w:t>
      </w:r>
      <w:r w:rsidR="00662171">
        <w:rPr>
          <w:szCs w:val="24"/>
        </w:rPr>
        <w:t>’</w:t>
      </w:r>
      <w:r w:rsidR="0024191E">
        <w:rPr>
          <w:szCs w:val="24"/>
        </w:rPr>
        <w:t xml:space="preserve"> (Carle 2002, pg. 19)</w:t>
      </w:r>
      <w:r w:rsidR="00645207">
        <w:rPr>
          <w:szCs w:val="24"/>
        </w:rPr>
        <w:t>.</w:t>
      </w:r>
    </w:p>
    <w:p w:rsidR="005B49AF" w:rsidRDefault="00AA0E29" w:rsidP="0036452C">
      <w:pPr>
        <w:pStyle w:val="Thesistext"/>
        <w:widowControl w:val="0"/>
        <w:spacing w:after="0"/>
        <w:ind w:firstLine="0"/>
        <w:rPr>
          <w:szCs w:val="24"/>
        </w:rPr>
      </w:pPr>
      <w:r>
        <w:rPr>
          <w:szCs w:val="24"/>
        </w:rPr>
        <w:tab/>
      </w:r>
      <w:r w:rsidR="004D46E3">
        <w:rPr>
          <w:szCs w:val="24"/>
        </w:rPr>
        <w:t>But</w:t>
      </w:r>
      <w:r w:rsidR="0024191E">
        <w:rPr>
          <w:szCs w:val="24"/>
        </w:rPr>
        <w:t xml:space="preserve"> opposition to this policy and support for a </w:t>
      </w:r>
      <w:r w:rsidR="00EA49BC">
        <w:rPr>
          <w:szCs w:val="24"/>
        </w:rPr>
        <w:t>policy of</w:t>
      </w:r>
      <w:r w:rsidR="0024191E">
        <w:rPr>
          <w:szCs w:val="24"/>
        </w:rPr>
        <w:t xml:space="preserve"> </w:t>
      </w:r>
      <w:r w:rsidR="00662171">
        <w:rPr>
          <w:szCs w:val="24"/>
        </w:rPr>
        <w:t>‘</w:t>
      </w:r>
      <w:r w:rsidR="0024191E">
        <w:rPr>
          <w:szCs w:val="24"/>
        </w:rPr>
        <w:t>light burning</w:t>
      </w:r>
      <w:r w:rsidR="00662171">
        <w:rPr>
          <w:szCs w:val="24"/>
        </w:rPr>
        <w:t>’</w:t>
      </w:r>
      <w:r w:rsidR="0024191E">
        <w:rPr>
          <w:szCs w:val="24"/>
        </w:rPr>
        <w:t xml:space="preserve"> simmered in the background. </w:t>
      </w:r>
      <w:r w:rsidR="00645207">
        <w:rPr>
          <w:szCs w:val="24"/>
        </w:rPr>
        <w:t xml:space="preserve">Fire ecologists argued that </w:t>
      </w:r>
      <w:r w:rsidR="004D46E3" w:rsidRPr="000908F1">
        <w:rPr>
          <w:szCs w:val="24"/>
        </w:rPr>
        <w:t xml:space="preserve">wildfire </w:t>
      </w:r>
      <w:r w:rsidR="00ED7024">
        <w:rPr>
          <w:szCs w:val="24"/>
        </w:rPr>
        <w:t>can play</w:t>
      </w:r>
      <w:r w:rsidR="00ED7024" w:rsidRPr="000908F1">
        <w:rPr>
          <w:szCs w:val="24"/>
        </w:rPr>
        <w:t xml:space="preserve"> </w:t>
      </w:r>
      <w:r w:rsidR="004D46E3" w:rsidRPr="000908F1">
        <w:rPr>
          <w:szCs w:val="24"/>
        </w:rPr>
        <w:t>an important role in maintaining healthy forests in fire-adapted forest ecosystems</w:t>
      </w:r>
      <w:r w:rsidR="0036452C">
        <w:rPr>
          <w:szCs w:val="24"/>
        </w:rPr>
        <w:t xml:space="preserve"> (</w:t>
      </w:r>
      <w:proofErr w:type="spellStart"/>
      <w:r w:rsidR="0036452C">
        <w:rPr>
          <w:szCs w:val="24"/>
        </w:rPr>
        <w:t>Biswell</w:t>
      </w:r>
      <w:proofErr w:type="spellEnd"/>
      <w:r w:rsidR="0036452C">
        <w:rPr>
          <w:szCs w:val="24"/>
        </w:rPr>
        <w:t xml:space="preserve"> 1980)</w:t>
      </w:r>
      <w:r w:rsidR="004D46E3" w:rsidRPr="000908F1">
        <w:rPr>
          <w:szCs w:val="24"/>
        </w:rPr>
        <w:t xml:space="preserve">. </w:t>
      </w:r>
      <w:r w:rsidR="003B1C52" w:rsidRPr="00486DF5">
        <w:rPr>
          <w:szCs w:val="24"/>
        </w:rPr>
        <w:t>This is especially true in dry ponderosa pine (</w:t>
      </w:r>
      <w:proofErr w:type="spellStart"/>
      <w:r w:rsidR="003B1C52" w:rsidRPr="00486DF5">
        <w:rPr>
          <w:i/>
          <w:szCs w:val="24"/>
        </w:rPr>
        <w:t>Pinus</w:t>
      </w:r>
      <w:proofErr w:type="spellEnd"/>
      <w:r w:rsidR="003B1C52" w:rsidRPr="00486DF5">
        <w:rPr>
          <w:szCs w:val="24"/>
        </w:rPr>
        <w:t xml:space="preserve"> </w:t>
      </w:r>
      <w:r w:rsidR="003B1C52" w:rsidRPr="00486DF5">
        <w:rPr>
          <w:i/>
          <w:szCs w:val="24"/>
        </w:rPr>
        <w:t>ponderosa</w:t>
      </w:r>
      <w:r w:rsidR="003B1C52" w:rsidRPr="00486DF5">
        <w:rPr>
          <w:szCs w:val="24"/>
        </w:rPr>
        <w:t>) forests,</w:t>
      </w:r>
      <w:r w:rsidR="00BB5250">
        <w:rPr>
          <w:szCs w:val="24"/>
        </w:rPr>
        <w:t xml:space="preserve"> where frequent, low-</w:t>
      </w:r>
      <w:proofErr w:type="gramStart"/>
      <w:r w:rsidR="00BB5250">
        <w:rPr>
          <w:szCs w:val="24"/>
        </w:rPr>
        <w:t>intensity,</w:t>
      </w:r>
      <w:proofErr w:type="gramEnd"/>
      <w:r w:rsidR="00BB5250">
        <w:rPr>
          <w:szCs w:val="24"/>
        </w:rPr>
        <w:t xml:space="preserve"> </w:t>
      </w:r>
      <w:r w:rsidR="003B1C52" w:rsidRPr="00486DF5">
        <w:rPr>
          <w:szCs w:val="24"/>
        </w:rPr>
        <w:t>low-severity wildfires were common in the pre-suppression-era</w:t>
      </w:r>
      <w:r w:rsidR="00E94F66">
        <w:rPr>
          <w:szCs w:val="24"/>
        </w:rPr>
        <w:t xml:space="preserve"> (Everett </w:t>
      </w:r>
      <w:r w:rsidR="00E94F66" w:rsidRPr="001920F0">
        <w:rPr>
          <w:i/>
          <w:szCs w:val="24"/>
        </w:rPr>
        <w:t>et al</w:t>
      </w:r>
      <w:r w:rsidR="00E94F66">
        <w:rPr>
          <w:szCs w:val="24"/>
        </w:rPr>
        <w:t>. 2000)</w:t>
      </w:r>
      <w:r w:rsidR="003B1C52" w:rsidRPr="00486DF5">
        <w:rPr>
          <w:szCs w:val="24"/>
        </w:rPr>
        <w:t>. In addition to favoring fire-adapted species, such as ponderosa pine, these frequent wildfires removed surf</w:t>
      </w:r>
      <w:r w:rsidR="00E25A5D">
        <w:rPr>
          <w:szCs w:val="24"/>
        </w:rPr>
        <w:t>ace fuels</w:t>
      </w:r>
      <w:r w:rsidR="003B1C52" w:rsidRPr="00486DF5">
        <w:rPr>
          <w:szCs w:val="24"/>
        </w:rPr>
        <w:t xml:space="preserve"> and </w:t>
      </w:r>
      <w:r w:rsidR="00E25A5D">
        <w:rPr>
          <w:szCs w:val="24"/>
        </w:rPr>
        <w:t xml:space="preserve">the ladder </w:t>
      </w:r>
      <w:r w:rsidR="003B1C52" w:rsidRPr="00486DF5">
        <w:rPr>
          <w:szCs w:val="24"/>
        </w:rPr>
        <w:t xml:space="preserve">fuels that </w:t>
      </w:r>
      <w:r w:rsidR="00E25A5D">
        <w:rPr>
          <w:szCs w:val="24"/>
        </w:rPr>
        <w:t>can</w:t>
      </w:r>
      <w:r w:rsidR="003B1C52" w:rsidRPr="00486DF5">
        <w:rPr>
          <w:szCs w:val="24"/>
        </w:rPr>
        <w:t xml:space="preserve"> carry fire into the </w:t>
      </w:r>
      <w:r w:rsidR="00E25A5D">
        <w:rPr>
          <w:szCs w:val="24"/>
        </w:rPr>
        <w:t xml:space="preserve">forest </w:t>
      </w:r>
      <w:r w:rsidR="003B1C52" w:rsidRPr="00486DF5">
        <w:rPr>
          <w:szCs w:val="24"/>
        </w:rPr>
        <w:t xml:space="preserve">canopy </w:t>
      </w:r>
      <w:r w:rsidR="00E25A5D">
        <w:rPr>
          <w:szCs w:val="24"/>
        </w:rPr>
        <w:t xml:space="preserve">where it is more likely to kill trees </w:t>
      </w:r>
      <w:r w:rsidR="003B1C52" w:rsidRPr="00486DF5">
        <w:rPr>
          <w:szCs w:val="24"/>
        </w:rPr>
        <w:t>(Weaver 1943</w:t>
      </w:r>
      <w:r w:rsidR="00467A9C">
        <w:rPr>
          <w:szCs w:val="24"/>
        </w:rPr>
        <w:t>;</w:t>
      </w:r>
      <w:r w:rsidR="003B1C52" w:rsidRPr="00486DF5">
        <w:rPr>
          <w:szCs w:val="24"/>
        </w:rPr>
        <w:t xml:space="preserve"> </w:t>
      </w:r>
      <w:proofErr w:type="spellStart"/>
      <w:r w:rsidR="003B1C52" w:rsidRPr="00486DF5">
        <w:rPr>
          <w:szCs w:val="24"/>
        </w:rPr>
        <w:t>Pollet</w:t>
      </w:r>
      <w:proofErr w:type="spellEnd"/>
      <w:r w:rsidR="003B1C52" w:rsidRPr="00486DF5">
        <w:rPr>
          <w:szCs w:val="24"/>
        </w:rPr>
        <w:t xml:space="preserve"> and Omi 2002).</w:t>
      </w:r>
      <w:r w:rsidR="003B1C52">
        <w:rPr>
          <w:szCs w:val="24"/>
        </w:rPr>
        <w:t xml:space="preserve"> </w:t>
      </w:r>
    </w:p>
    <w:p w:rsidR="005B49AF" w:rsidRDefault="00C758F3" w:rsidP="005B49AF">
      <w:pPr>
        <w:pStyle w:val="Thesistext"/>
        <w:widowControl w:val="0"/>
        <w:spacing w:after="0"/>
        <w:rPr>
          <w:szCs w:val="24"/>
        </w:rPr>
      </w:pPr>
      <w:r>
        <w:rPr>
          <w:szCs w:val="24"/>
        </w:rPr>
        <w:t xml:space="preserve">In </w:t>
      </w:r>
      <w:r w:rsidR="00645207">
        <w:rPr>
          <w:szCs w:val="24"/>
        </w:rPr>
        <w:t>the 1970’s</w:t>
      </w:r>
      <w:r w:rsidR="00EA49BC">
        <w:rPr>
          <w:szCs w:val="24"/>
        </w:rPr>
        <w:t>,</w:t>
      </w:r>
      <w:r w:rsidR="00645207">
        <w:rPr>
          <w:szCs w:val="24"/>
        </w:rPr>
        <w:t xml:space="preserve"> fire policy-makers began to acknowledge the </w:t>
      </w:r>
      <w:r>
        <w:rPr>
          <w:szCs w:val="24"/>
        </w:rPr>
        <w:t>fact</w:t>
      </w:r>
      <w:r w:rsidR="00645207">
        <w:rPr>
          <w:szCs w:val="24"/>
        </w:rPr>
        <w:t xml:space="preserve"> that </w:t>
      </w:r>
      <w:r>
        <w:rPr>
          <w:szCs w:val="24"/>
        </w:rPr>
        <w:t xml:space="preserve">decades of successful </w:t>
      </w:r>
      <w:r w:rsidR="004D46E3" w:rsidRPr="000908F1">
        <w:rPr>
          <w:szCs w:val="24"/>
        </w:rPr>
        <w:t>wildfire suppression</w:t>
      </w:r>
      <w:r w:rsidR="00645207">
        <w:rPr>
          <w:szCs w:val="24"/>
        </w:rPr>
        <w:t xml:space="preserve"> ha</w:t>
      </w:r>
      <w:r w:rsidR="0030648F">
        <w:rPr>
          <w:szCs w:val="24"/>
        </w:rPr>
        <w:t>d</w:t>
      </w:r>
      <w:r w:rsidR="00645207">
        <w:rPr>
          <w:szCs w:val="24"/>
        </w:rPr>
        <w:t xml:space="preserve"> driven</w:t>
      </w:r>
      <w:r w:rsidR="004D46E3" w:rsidRPr="000908F1">
        <w:rPr>
          <w:szCs w:val="24"/>
        </w:rPr>
        <w:t xml:space="preserve"> forest conditions </w:t>
      </w:r>
      <w:r w:rsidR="00645207">
        <w:rPr>
          <w:szCs w:val="24"/>
        </w:rPr>
        <w:t xml:space="preserve">in the western United States </w:t>
      </w:r>
      <w:r w:rsidR="004D46E3" w:rsidRPr="000908F1">
        <w:rPr>
          <w:szCs w:val="24"/>
        </w:rPr>
        <w:t>well outside the</w:t>
      </w:r>
      <w:r w:rsidR="00645207">
        <w:rPr>
          <w:szCs w:val="24"/>
        </w:rPr>
        <w:t>ir natural range</w:t>
      </w:r>
      <w:r w:rsidR="00E11C8C">
        <w:rPr>
          <w:szCs w:val="24"/>
        </w:rPr>
        <w:t xml:space="preserve">. </w:t>
      </w:r>
      <w:r w:rsidR="00ED7024">
        <w:rPr>
          <w:szCs w:val="24"/>
        </w:rPr>
        <w:t>In</w:t>
      </w:r>
      <w:r w:rsidR="005B49AF" w:rsidRPr="000908F1">
        <w:rPr>
          <w:szCs w:val="24"/>
        </w:rPr>
        <w:t xml:space="preserve"> 1978, the </w:t>
      </w:r>
      <w:r w:rsidR="005B49AF">
        <w:rPr>
          <w:szCs w:val="24"/>
        </w:rPr>
        <w:t>‘</w:t>
      </w:r>
      <w:r w:rsidR="005B49AF" w:rsidRPr="000908F1">
        <w:rPr>
          <w:szCs w:val="24"/>
        </w:rPr>
        <w:t>suppress at all costs</w:t>
      </w:r>
      <w:r w:rsidR="005B49AF">
        <w:rPr>
          <w:szCs w:val="24"/>
        </w:rPr>
        <w:t>’</w:t>
      </w:r>
      <w:r w:rsidR="005B49AF" w:rsidRPr="000908F1">
        <w:rPr>
          <w:szCs w:val="24"/>
        </w:rPr>
        <w:t xml:space="preserve"> policy was officially abandoned and </w:t>
      </w:r>
      <w:r w:rsidR="00DE4DF3">
        <w:rPr>
          <w:szCs w:val="24"/>
        </w:rPr>
        <w:t xml:space="preserve">the </w:t>
      </w:r>
      <w:r w:rsidR="005B49AF" w:rsidRPr="000908F1">
        <w:rPr>
          <w:szCs w:val="24"/>
        </w:rPr>
        <w:t>use of managed wildfire for fuel reduction was allowed</w:t>
      </w:r>
      <w:r w:rsidR="005B49AF">
        <w:rPr>
          <w:szCs w:val="24"/>
        </w:rPr>
        <w:t xml:space="preserve">; this </w:t>
      </w:r>
      <w:r w:rsidR="005B49AF" w:rsidRPr="00486DF5">
        <w:rPr>
          <w:szCs w:val="24"/>
        </w:rPr>
        <w:t xml:space="preserve">policy </w:t>
      </w:r>
      <w:r w:rsidR="005B49AF">
        <w:rPr>
          <w:szCs w:val="24"/>
        </w:rPr>
        <w:t>change has been repeatedly refined</w:t>
      </w:r>
      <w:r w:rsidR="00593561">
        <w:rPr>
          <w:szCs w:val="24"/>
        </w:rPr>
        <w:t>,</w:t>
      </w:r>
      <w:r w:rsidR="005B49AF">
        <w:rPr>
          <w:szCs w:val="24"/>
        </w:rPr>
        <w:t xml:space="preserve"> with the most recent version (the 2009 reinterpretation of the 2003 ‘Interagency Strategy for the Implementation of Federal Wildland Fire Management Policy’) providing clarification and flexibility for fire managers to use wildland fire to achieve forest </w:t>
      </w:r>
      <w:r w:rsidR="005B49AF">
        <w:rPr>
          <w:szCs w:val="24"/>
        </w:rPr>
        <w:lastRenderedPageBreak/>
        <w:t>management objectives (</w:t>
      </w:r>
      <w:proofErr w:type="spellStart"/>
      <w:r w:rsidR="005B49AF">
        <w:rPr>
          <w:szCs w:val="24"/>
        </w:rPr>
        <w:t>Lasko</w:t>
      </w:r>
      <w:proofErr w:type="spellEnd"/>
      <w:r w:rsidR="005B49AF">
        <w:rPr>
          <w:szCs w:val="24"/>
        </w:rPr>
        <w:t xml:space="preserve"> 2010).</w:t>
      </w:r>
    </w:p>
    <w:p w:rsidR="00352E2D" w:rsidRDefault="00E37DAD" w:rsidP="00EB3B5E">
      <w:pPr>
        <w:pStyle w:val="Thesistext"/>
        <w:widowControl w:val="0"/>
        <w:spacing w:after="0"/>
        <w:rPr>
          <w:szCs w:val="24"/>
        </w:rPr>
      </w:pPr>
      <w:r>
        <w:rPr>
          <w:szCs w:val="24"/>
        </w:rPr>
        <w:t>Nonetheless, m</w:t>
      </w:r>
      <w:r w:rsidR="00352E2D" w:rsidRPr="000908F1">
        <w:rPr>
          <w:szCs w:val="24"/>
        </w:rPr>
        <w:t xml:space="preserve">assive accumulation of forest fire fuels (downed woody debris and dead standing trees) and changes in the species composition and </w:t>
      </w:r>
      <w:r w:rsidR="00352E2D">
        <w:rPr>
          <w:szCs w:val="24"/>
        </w:rPr>
        <w:t xml:space="preserve">forest </w:t>
      </w:r>
      <w:r w:rsidR="00352E2D" w:rsidRPr="000908F1">
        <w:rPr>
          <w:szCs w:val="24"/>
        </w:rPr>
        <w:t xml:space="preserve">structure create conditions in which wildfire, when it does occur, is far more likely than in the past to </w:t>
      </w:r>
      <w:r w:rsidR="00352E2D">
        <w:rPr>
          <w:szCs w:val="24"/>
        </w:rPr>
        <w:t>display extreme behavior over a greater extent</w:t>
      </w:r>
      <w:r>
        <w:rPr>
          <w:szCs w:val="24"/>
        </w:rPr>
        <w:t>.</w:t>
      </w:r>
      <w:r w:rsidR="00352E2D">
        <w:rPr>
          <w:szCs w:val="24"/>
        </w:rPr>
        <w:t xml:space="preserve"> Larger, high severity fires are more costly</w:t>
      </w:r>
      <w:r w:rsidR="001D56B7">
        <w:rPr>
          <w:szCs w:val="24"/>
        </w:rPr>
        <w:t xml:space="preserve"> both</w:t>
      </w:r>
      <w:r w:rsidR="00352E2D">
        <w:rPr>
          <w:szCs w:val="24"/>
        </w:rPr>
        <w:t xml:space="preserve"> in terms of suppression costs</w:t>
      </w:r>
      <w:r>
        <w:rPr>
          <w:szCs w:val="24"/>
        </w:rPr>
        <w:t xml:space="preserve"> and </w:t>
      </w:r>
      <w:r w:rsidR="001D56B7">
        <w:rPr>
          <w:szCs w:val="24"/>
        </w:rPr>
        <w:t xml:space="preserve">in terms of </w:t>
      </w:r>
      <w:r>
        <w:rPr>
          <w:szCs w:val="24"/>
        </w:rPr>
        <w:t>risk to ecological and resource use values</w:t>
      </w:r>
      <w:r w:rsidR="00352E2D">
        <w:rPr>
          <w:szCs w:val="24"/>
        </w:rPr>
        <w:t xml:space="preserve"> (</w:t>
      </w:r>
      <w:proofErr w:type="spellStart"/>
      <w:r w:rsidR="00352E2D">
        <w:rPr>
          <w:szCs w:val="24"/>
        </w:rPr>
        <w:t>Calkin</w:t>
      </w:r>
      <w:proofErr w:type="spellEnd"/>
      <w:r w:rsidR="00352E2D">
        <w:rPr>
          <w:szCs w:val="24"/>
        </w:rPr>
        <w:t xml:space="preserve"> </w:t>
      </w:r>
      <w:r w:rsidR="00352E2D">
        <w:rPr>
          <w:i/>
          <w:szCs w:val="24"/>
        </w:rPr>
        <w:t xml:space="preserve">et al. </w:t>
      </w:r>
      <w:r w:rsidR="00352E2D">
        <w:rPr>
          <w:szCs w:val="24"/>
        </w:rPr>
        <w:t>2005)</w:t>
      </w:r>
      <w:r w:rsidR="00352E2D" w:rsidRPr="000908F1">
        <w:rPr>
          <w:szCs w:val="24"/>
        </w:rPr>
        <w:t xml:space="preserve">. </w:t>
      </w:r>
      <w:r>
        <w:rPr>
          <w:szCs w:val="24"/>
        </w:rPr>
        <w:t>For example</w:t>
      </w:r>
      <w:r w:rsidR="00352E2D" w:rsidRPr="000908F1">
        <w:rPr>
          <w:szCs w:val="24"/>
        </w:rPr>
        <w:t xml:space="preserve">, average annual USDA Forest Service expenditure on fire suppression </w:t>
      </w:r>
      <w:r w:rsidR="00352E2D">
        <w:rPr>
          <w:szCs w:val="24"/>
        </w:rPr>
        <w:t>since 2000</w:t>
      </w:r>
      <w:r w:rsidR="00352E2D" w:rsidRPr="000908F1">
        <w:rPr>
          <w:szCs w:val="24"/>
        </w:rPr>
        <w:t xml:space="preserve"> is three times what it was in the previous three decades (</w:t>
      </w:r>
      <w:proofErr w:type="spellStart"/>
      <w:r w:rsidR="00352E2D" w:rsidRPr="000908F1">
        <w:rPr>
          <w:szCs w:val="24"/>
        </w:rPr>
        <w:t>Abt</w:t>
      </w:r>
      <w:proofErr w:type="spellEnd"/>
      <w:r w:rsidR="00352E2D" w:rsidRPr="000908F1">
        <w:rPr>
          <w:szCs w:val="24"/>
        </w:rPr>
        <w:t xml:space="preserve"> </w:t>
      </w:r>
      <w:r w:rsidR="00352E2D" w:rsidRPr="001920F0">
        <w:rPr>
          <w:i/>
          <w:szCs w:val="24"/>
        </w:rPr>
        <w:t>et al</w:t>
      </w:r>
      <w:r w:rsidR="00352E2D" w:rsidRPr="000908F1">
        <w:rPr>
          <w:szCs w:val="24"/>
        </w:rPr>
        <w:t>. 2009).</w:t>
      </w:r>
      <w:r w:rsidR="00352E2D">
        <w:rPr>
          <w:szCs w:val="24"/>
        </w:rPr>
        <w:t xml:space="preserve"> Climate</w:t>
      </w:r>
      <w:r w:rsidR="00352E2D" w:rsidRPr="00486DF5">
        <w:rPr>
          <w:szCs w:val="24"/>
        </w:rPr>
        <w:t xml:space="preserve"> change projections</w:t>
      </w:r>
      <w:r w:rsidR="00352E2D">
        <w:rPr>
          <w:szCs w:val="24"/>
        </w:rPr>
        <w:t xml:space="preserve"> indicate that</w:t>
      </w:r>
      <w:r w:rsidR="00352E2D" w:rsidRPr="00486DF5">
        <w:rPr>
          <w:szCs w:val="24"/>
        </w:rPr>
        <w:t xml:space="preserve"> the weather</w:t>
      </w:r>
      <w:r w:rsidR="00352E2D">
        <w:rPr>
          <w:szCs w:val="24"/>
        </w:rPr>
        <w:t xml:space="preserve"> conditions under</w:t>
      </w:r>
      <w:r w:rsidR="00352E2D" w:rsidRPr="00486DF5">
        <w:rPr>
          <w:szCs w:val="24"/>
        </w:rPr>
        <w:t xml:space="preserve"> which the largest, most expensive fires occur </w:t>
      </w:r>
      <w:r w:rsidR="00352E2D">
        <w:rPr>
          <w:szCs w:val="24"/>
        </w:rPr>
        <w:t>are</w:t>
      </w:r>
      <w:r w:rsidR="00352E2D" w:rsidRPr="00486DF5">
        <w:rPr>
          <w:szCs w:val="24"/>
        </w:rPr>
        <w:t xml:space="preserve"> likely to become more prevalent, </w:t>
      </w:r>
      <w:r w:rsidR="00352E2D">
        <w:rPr>
          <w:szCs w:val="24"/>
        </w:rPr>
        <w:t>which lends</w:t>
      </w:r>
      <w:r w:rsidR="00352E2D" w:rsidRPr="00486DF5">
        <w:rPr>
          <w:szCs w:val="24"/>
        </w:rPr>
        <w:t xml:space="preserve"> urgency to </w:t>
      </w:r>
      <w:r w:rsidR="00352E2D">
        <w:rPr>
          <w:szCs w:val="24"/>
        </w:rPr>
        <w:t>efforts to restore forests to a more fire-resilient state</w:t>
      </w:r>
      <w:r w:rsidR="00352E2D" w:rsidRPr="00486DF5">
        <w:rPr>
          <w:szCs w:val="24"/>
        </w:rPr>
        <w:t xml:space="preserve"> (Brown</w:t>
      </w:r>
      <w:r w:rsidR="00352E2D">
        <w:rPr>
          <w:szCs w:val="24"/>
        </w:rPr>
        <w:t xml:space="preserve"> </w:t>
      </w:r>
      <w:r w:rsidR="00352E2D" w:rsidRPr="001920F0">
        <w:rPr>
          <w:i/>
          <w:szCs w:val="24"/>
        </w:rPr>
        <w:t>et al</w:t>
      </w:r>
      <w:r w:rsidR="00352E2D">
        <w:rPr>
          <w:szCs w:val="24"/>
        </w:rPr>
        <w:t>.</w:t>
      </w:r>
      <w:r w:rsidR="00352E2D" w:rsidRPr="00486DF5">
        <w:rPr>
          <w:szCs w:val="24"/>
        </w:rPr>
        <w:t xml:space="preserve"> 2004). </w:t>
      </w:r>
    </w:p>
    <w:p w:rsidR="0081015B" w:rsidRDefault="00E11C8C" w:rsidP="00EB3B5E">
      <w:pPr>
        <w:pStyle w:val="Thesistext"/>
        <w:widowControl w:val="0"/>
        <w:spacing w:after="0"/>
        <w:rPr>
          <w:szCs w:val="24"/>
        </w:rPr>
      </w:pPr>
      <w:r>
        <w:rPr>
          <w:szCs w:val="24"/>
        </w:rPr>
        <w:t xml:space="preserve">The </w:t>
      </w:r>
      <w:r w:rsidR="005B49AF">
        <w:rPr>
          <w:szCs w:val="24"/>
        </w:rPr>
        <w:t xml:space="preserve">Fire Regime Condition Class </w:t>
      </w:r>
      <w:r>
        <w:rPr>
          <w:szCs w:val="24"/>
        </w:rPr>
        <w:t xml:space="preserve">system currently in use defines three </w:t>
      </w:r>
      <w:r w:rsidR="005B49AF">
        <w:rPr>
          <w:szCs w:val="24"/>
        </w:rPr>
        <w:t>categories</w:t>
      </w:r>
      <w:r w:rsidR="000B4915">
        <w:rPr>
          <w:szCs w:val="24"/>
        </w:rPr>
        <w:t xml:space="preserve"> to </w:t>
      </w:r>
      <w:r w:rsidR="00CB0929">
        <w:rPr>
          <w:szCs w:val="24"/>
        </w:rPr>
        <w:t xml:space="preserve">classify </w:t>
      </w:r>
      <w:r w:rsidR="000B4915">
        <w:rPr>
          <w:szCs w:val="24"/>
        </w:rPr>
        <w:t xml:space="preserve">landscapes </w:t>
      </w:r>
      <w:r w:rsidR="00CB0929">
        <w:rPr>
          <w:szCs w:val="24"/>
        </w:rPr>
        <w:t>that (1)</w:t>
      </w:r>
      <w:r w:rsidR="006E3477">
        <w:rPr>
          <w:szCs w:val="24"/>
        </w:rPr>
        <w:t xml:space="preserve"> vary only slightly from the </w:t>
      </w:r>
      <w:r w:rsidR="00DB5DCB">
        <w:rPr>
          <w:szCs w:val="24"/>
        </w:rPr>
        <w:t>natural range of variation</w:t>
      </w:r>
      <w:r w:rsidR="00CB0929">
        <w:rPr>
          <w:szCs w:val="24"/>
        </w:rPr>
        <w:t>, (2)</w:t>
      </w:r>
      <w:r w:rsidR="006E3477">
        <w:rPr>
          <w:szCs w:val="24"/>
        </w:rPr>
        <w:t xml:space="preserve"> depart moderately </w:t>
      </w:r>
      <w:r w:rsidR="000B4915">
        <w:rPr>
          <w:szCs w:val="24"/>
        </w:rPr>
        <w:t>from the natural range of variation</w:t>
      </w:r>
      <w:r w:rsidR="00CB0929">
        <w:rPr>
          <w:szCs w:val="24"/>
        </w:rPr>
        <w:t>,</w:t>
      </w:r>
      <w:r w:rsidR="000B4915">
        <w:rPr>
          <w:szCs w:val="24"/>
        </w:rPr>
        <w:t xml:space="preserve"> </w:t>
      </w:r>
      <w:r w:rsidR="00CB0929">
        <w:rPr>
          <w:szCs w:val="24"/>
        </w:rPr>
        <w:t xml:space="preserve">or (3) have </w:t>
      </w:r>
      <w:r w:rsidR="00DA59AB">
        <w:rPr>
          <w:szCs w:val="24"/>
        </w:rPr>
        <w:t>f</w:t>
      </w:r>
      <w:r w:rsidR="00DA59AB" w:rsidRPr="004D0EB0">
        <w:rPr>
          <w:szCs w:val="24"/>
        </w:rPr>
        <w:t xml:space="preserve">ire regimes </w:t>
      </w:r>
      <w:r w:rsidR="00DA59AB">
        <w:rPr>
          <w:szCs w:val="24"/>
        </w:rPr>
        <w:t xml:space="preserve">and vegetation attributes </w:t>
      </w:r>
      <w:r w:rsidR="00DB5DCB">
        <w:rPr>
          <w:szCs w:val="24"/>
        </w:rPr>
        <w:t xml:space="preserve">that </w:t>
      </w:r>
      <w:r w:rsidR="00DA59AB" w:rsidRPr="004D0EB0">
        <w:rPr>
          <w:szCs w:val="24"/>
        </w:rPr>
        <w:t>have been s</w:t>
      </w:r>
      <w:r w:rsidR="00DA59AB">
        <w:rPr>
          <w:szCs w:val="24"/>
        </w:rPr>
        <w:t>ubstantial</w:t>
      </w:r>
      <w:r w:rsidR="00DA59AB" w:rsidRPr="004D0EB0">
        <w:rPr>
          <w:szCs w:val="24"/>
        </w:rPr>
        <w:t xml:space="preserve">ly altered from their historical range </w:t>
      </w:r>
      <w:r w:rsidR="00DA59AB">
        <w:rPr>
          <w:szCs w:val="24"/>
        </w:rPr>
        <w:t xml:space="preserve">and </w:t>
      </w:r>
      <w:r w:rsidR="00ED7024">
        <w:rPr>
          <w:szCs w:val="24"/>
        </w:rPr>
        <w:t>high</w:t>
      </w:r>
      <w:r w:rsidR="00ED7024" w:rsidRPr="004D0EB0">
        <w:rPr>
          <w:szCs w:val="24"/>
        </w:rPr>
        <w:t xml:space="preserve"> </w:t>
      </w:r>
      <w:r w:rsidR="00DA59AB" w:rsidRPr="004D0EB0">
        <w:rPr>
          <w:szCs w:val="24"/>
        </w:rPr>
        <w:t>risk of losing key ecosystem components (</w:t>
      </w:r>
      <w:r w:rsidR="00DA59AB">
        <w:rPr>
          <w:szCs w:val="24"/>
        </w:rPr>
        <w:t xml:space="preserve">Barrett </w:t>
      </w:r>
      <w:r w:rsidR="00DA59AB" w:rsidRPr="001920F0">
        <w:rPr>
          <w:i/>
          <w:szCs w:val="24"/>
        </w:rPr>
        <w:t>et al.</w:t>
      </w:r>
      <w:r w:rsidR="00DA59AB">
        <w:rPr>
          <w:szCs w:val="24"/>
        </w:rPr>
        <w:t xml:space="preserve"> 2010</w:t>
      </w:r>
      <w:r w:rsidR="00DA59AB" w:rsidRPr="004D0EB0">
        <w:rPr>
          <w:szCs w:val="24"/>
        </w:rPr>
        <w:t xml:space="preserve">). </w:t>
      </w:r>
      <w:r w:rsidR="00102E37">
        <w:rPr>
          <w:szCs w:val="24"/>
        </w:rPr>
        <w:t xml:space="preserve">Today, </w:t>
      </w:r>
      <w:r w:rsidR="00E25A5D">
        <w:rPr>
          <w:szCs w:val="24"/>
        </w:rPr>
        <w:t xml:space="preserve">nearly 40 million </w:t>
      </w:r>
      <w:r w:rsidR="00993908">
        <w:rPr>
          <w:szCs w:val="24"/>
        </w:rPr>
        <w:t>ha</w:t>
      </w:r>
      <w:r w:rsidR="00E25A5D">
        <w:rPr>
          <w:szCs w:val="24"/>
        </w:rPr>
        <w:t xml:space="preserve"> of federal land, administered by the USDI Bureau of Land Management and USDA Forest Service, </w:t>
      </w:r>
      <w:r w:rsidR="00CB0929">
        <w:rPr>
          <w:szCs w:val="24"/>
        </w:rPr>
        <w:t>fall in the third category and are high priority for restoration</w:t>
      </w:r>
      <w:r w:rsidR="0088310F">
        <w:rPr>
          <w:szCs w:val="24"/>
        </w:rPr>
        <w:t xml:space="preserve"> (Schmidt </w:t>
      </w:r>
      <w:r w:rsidR="0088310F" w:rsidRPr="001920F0">
        <w:rPr>
          <w:i/>
          <w:szCs w:val="24"/>
        </w:rPr>
        <w:t>et al</w:t>
      </w:r>
      <w:r w:rsidR="0088310F">
        <w:rPr>
          <w:szCs w:val="24"/>
        </w:rPr>
        <w:t>. 2002</w:t>
      </w:r>
      <w:r w:rsidR="00CB0929">
        <w:rPr>
          <w:szCs w:val="24"/>
        </w:rPr>
        <w:t>).</w:t>
      </w:r>
      <w:r w:rsidR="005B49AF">
        <w:rPr>
          <w:szCs w:val="24"/>
        </w:rPr>
        <w:t xml:space="preserve"> </w:t>
      </w:r>
    </w:p>
    <w:p w:rsidR="008B7161" w:rsidRDefault="005B49AF" w:rsidP="00EB3B5E">
      <w:pPr>
        <w:pStyle w:val="Thesistext"/>
        <w:widowControl w:val="0"/>
        <w:spacing w:after="0"/>
        <w:rPr>
          <w:szCs w:val="24"/>
        </w:rPr>
      </w:pPr>
      <w:r>
        <w:rPr>
          <w:szCs w:val="24"/>
        </w:rPr>
        <w:t>Restoration objectives can be achieved with restoration thinning, mechanical removal of accumulated fuels, prescribed burning</w:t>
      </w:r>
      <w:r w:rsidR="004A4DCE">
        <w:rPr>
          <w:szCs w:val="24"/>
        </w:rPr>
        <w:t>,</w:t>
      </w:r>
      <w:r w:rsidR="00352E2D">
        <w:rPr>
          <w:szCs w:val="24"/>
        </w:rPr>
        <w:t xml:space="preserve"> and other means. There is a substantial </w:t>
      </w:r>
      <w:r w:rsidR="00B710E3">
        <w:rPr>
          <w:szCs w:val="24"/>
        </w:rPr>
        <w:t xml:space="preserve">amount of </w:t>
      </w:r>
      <w:r w:rsidR="00352E2D">
        <w:rPr>
          <w:szCs w:val="24"/>
        </w:rPr>
        <w:t>literature that explores the effectiveness of these methods, individually and in combination</w:t>
      </w:r>
      <w:r w:rsidR="004A4DCE">
        <w:rPr>
          <w:szCs w:val="24"/>
        </w:rPr>
        <w:t xml:space="preserve">, in meeting </w:t>
      </w:r>
      <w:r w:rsidR="001B41E5">
        <w:rPr>
          <w:szCs w:val="24"/>
        </w:rPr>
        <w:t>the</w:t>
      </w:r>
      <w:r w:rsidR="004A4DCE">
        <w:rPr>
          <w:szCs w:val="24"/>
        </w:rPr>
        <w:t xml:space="preserve"> goal of altering fire behavior </w:t>
      </w:r>
      <w:r w:rsidR="00556FF6">
        <w:rPr>
          <w:szCs w:val="24"/>
        </w:rPr>
        <w:t>at the stand level</w:t>
      </w:r>
      <w:r w:rsidR="001B41E5">
        <w:rPr>
          <w:szCs w:val="24"/>
        </w:rPr>
        <w:t xml:space="preserve"> (Agee and Skinner 2005; </w:t>
      </w:r>
      <w:proofErr w:type="spellStart"/>
      <w:r w:rsidR="00FE7BE3">
        <w:rPr>
          <w:szCs w:val="24"/>
        </w:rPr>
        <w:t>Hudak</w:t>
      </w:r>
      <w:proofErr w:type="spellEnd"/>
      <w:r w:rsidR="00FE7BE3">
        <w:rPr>
          <w:szCs w:val="24"/>
        </w:rPr>
        <w:t xml:space="preserve"> and Strand 2011; </w:t>
      </w:r>
      <w:proofErr w:type="spellStart"/>
      <w:r w:rsidR="00556FF6">
        <w:rPr>
          <w:szCs w:val="24"/>
        </w:rPr>
        <w:t>Pollet</w:t>
      </w:r>
      <w:proofErr w:type="spellEnd"/>
      <w:r w:rsidR="00556FF6">
        <w:rPr>
          <w:szCs w:val="24"/>
        </w:rPr>
        <w:t xml:space="preserve"> and Omi 2002)</w:t>
      </w:r>
      <w:r w:rsidR="001B41E5">
        <w:rPr>
          <w:szCs w:val="24"/>
        </w:rPr>
        <w:t xml:space="preserve">. </w:t>
      </w:r>
      <w:r w:rsidR="00FE7BE3">
        <w:rPr>
          <w:szCs w:val="24"/>
        </w:rPr>
        <w:t xml:space="preserve"> Landscape-level planning requires that researchers</w:t>
      </w:r>
      <w:r w:rsidR="004A4DCE">
        <w:rPr>
          <w:szCs w:val="24"/>
        </w:rPr>
        <w:t xml:space="preserve"> also </w:t>
      </w:r>
      <w:r w:rsidR="004A4DCE">
        <w:rPr>
          <w:szCs w:val="24"/>
        </w:rPr>
        <w:lastRenderedPageBreak/>
        <w:t>begin to account for</w:t>
      </w:r>
      <w:r w:rsidR="00FE7BE3">
        <w:rPr>
          <w:szCs w:val="24"/>
        </w:rPr>
        <w:t xml:space="preserve"> spatial relationships betwe</w:t>
      </w:r>
      <w:r w:rsidR="004A4DCE">
        <w:rPr>
          <w:szCs w:val="24"/>
        </w:rPr>
        <w:t>en treated and untreated stands</w:t>
      </w:r>
      <w:r w:rsidR="00DA608D">
        <w:rPr>
          <w:szCs w:val="24"/>
        </w:rPr>
        <w:t>, which may be contingent on treatment methods</w:t>
      </w:r>
      <w:r w:rsidR="004A4DCE">
        <w:rPr>
          <w:szCs w:val="24"/>
        </w:rPr>
        <w:t xml:space="preserve"> </w:t>
      </w:r>
      <w:r w:rsidR="00FE7BE3">
        <w:rPr>
          <w:szCs w:val="24"/>
        </w:rPr>
        <w:t>(Finney 2008; Stratton 2004</w:t>
      </w:r>
      <w:r w:rsidR="009A0949">
        <w:rPr>
          <w:szCs w:val="24"/>
        </w:rPr>
        <w:t>; Wei 2012</w:t>
      </w:r>
      <w:r w:rsidR="00FE7BE3">
        <w:rPr>
          <w:szCs w:val="24"/>
        </w:rPr>
        <w:t>). Finally</w:t>
      </w:r>
      <w:r w:rsidR="00352E2D">
        <w:rPr>
          <w:szCs w:val="24"/>
        </w:rPr>
        <w:t xml:space="preserve">, because </w:t>
      </w:r>
      <w:r w:rsidR="00E37DAD">
        <w:rPr>
          <w:szCs w:val="24"/>
        </w:rPr>
        <w:t>fuel treatment is</w:t>
      </w:r>
      <w:r w:rsidR="00352E2D">
        <w:rPr>
          <w:szCs w:val="24"/>
        </w:rPr>
        <w:t xml:space="preserve"> costly</w:t>
      </w:r>
      <w:r w:rsidR="00E37DAD">
        <w:rPr>
          <w:szCs w:val="24"/>
        </w:rPr>
        <w:t xml:space="preserve"> (Donovan and Brown 2007)</w:t>
      </w:r>
      <w:r w:rsidR="00352E2D">
        <w:rPr>
          <w:szCs w:val="24"/>
        </w:rPr>
        <w:t>, there is a growing literature that explores cost-effective placement of fuel treatments on the landscape</w:t>
      </w:r>
      <w:r w:rsidR="00CD121D">
        <w:rPr>
          <w:szCs w:val="24"/>
        </w:rPr>
        <w:t xml:space="preserve"> (</w:t>
      </w:r>
      <w:proofErr w:type="spellStart"/>
      <w:r w:rsidR="00074C7A">
        <w:rPr>
          <w:szCs w:val="24"/>
        </w:rPr>
        <w:t>Calkin</w:t>
      </w:r>
      <w:proofErr w:type="spellEnd"/>
      <w:r w:rsidR="00074C7A">
        <w:rPr>
          <w:szCs w:val="24"/>
        </w:rPr>
        <w:t xml:space="preserve"> and </w:t>
      </w:r>
      <w:proofErr w:type="spellStart"/>
      <w:r w:rsidR="00074C7A">
        <w:rPr>
          <w:szCs w:val="24"/>
        </w:rPr>
        <w:t>Gebert</w:t>
      </w:r>
      <w:proofErr w:type="spellEnd"/>
      <w:r w:rsidR="00074C7A">
        <w:rPr>
          <w:szCs w:val="24"/>
        </w:rPr>
        <w:t xml:space="preserve"> 2006; </w:t>
      </w:r>
      <w:proofErr w:type="spellStart"/>
      <w:r w:rsidR="00074C7A">
        <w:rPr>
          <w:szCs w:val="24"/>
        </w:rPr>
        <w:t>Hartsough</w:t>
      </w:r>
      <w:proofErr w:type="spellEnd"/>
      <w:r w:rsidR="00074C7A">
        <w:rPr>
          <w:szCs w:val="24"/>
        </w:rPr>
        <w:t xml:space="preserve"> </w:t>
      </w:r>
      <w:r w:rsidR="00074C7A">
        <w:rPr>
          <w:i/>
          <w:szCs w:val="24"/>
        </w:rPr>
        <w:t>et al.</w:t>
      </w:r>
      <w:r w:rsidR="00074C7A">
        <w:rPr>
          <w:szCs w:val="24"/>
        </w:rPr>
        <w:t xml:space="preserve"> 2008</w:t>
      </w:r>
      <w:r w:rsidR="00587416">
        <w:rPr>
          <w:szCs w:val="24"/>
        </w:rPr>
        <w:t xml:space="preserve">; </w:t>
      </w:r>
      <w:proofErr w:type="spellStart"/>
      <w:r w:rsidR="00587416">
        <w:rPr>
          <w:szCs w:val="24"/>
        </w:rPr>
        <w:t>Huggett</w:t>
      </w:r>
      <w:proofErr w:type="spellEnd"/>
      <w:r w:rsidR="00587416">
        <w:rPr>
          <w:szCs w:val="24"/>
        </w:rPr>
        <w:t xml:space="preserve">, </w:t>
      </w:r>
      <w:proofErr w:type="spellStart"/>
      <w:r w:rsidR="00587416">
        <w:rPr>
          <w:szCs w:val="24"/>
        </w:rPr>
        <w:t>Abt</w:t>
      </w:r>
      <w:proofErr w:type="spellEnd"/>
      <w:r w:rsidR="00587416">
        <w:rPr>
          <w:szCs w:val="24"/>
        </w:rPr>
        <w:t xml:space="preserve">, and </w:t>
      </w:r>
      <w:proofErr w:type="spellStart"/>
      <w:r w:rsidR="00587416">
        <w:rPr>
          <w:szCs w:val="24"/>
        </w:rPr>
        <w:t>Shepperd</w:t>
      </w:r>
      <w:proofErr w:type="spellEnd"/>
      <w:r w:rsidR="00587416">
        <w:rPr>
          <w:szCs w:val="24"/>
        </w:rPr>
        <w:t xml:space="preserve"> 2008; </w:t>
      </w:r>
      <w:proofErr w:type="spellStart"/>
      <w:r w:rsidR="00587416">
        <w:rPr>
          <w:szCs w:val="24"/>
        </w:rPr>
        <w:t>Rummer</w:t>
      </w:r>
      <w:proofErr w:type="spellEnd"/>
      <w:r w:rsidR="00587416">
        <w:rPr>
          <w:szCs w:val="24"/>
        </w:rPr>
        <w:t xml:space="preserve"> 2008).</w:t>
      </w:r>
    </w:p>
    <w:p w:rsidR="006E5BEC" w:rsidRDefault="00E37DAD" w:rsidP="00EB3B5E">
      <w:pPr>
        <w:pStyle w:val="Thesistext"/>
        <w:spacing w:after="0"/>
        <w:rPr>
          <w:szCs w:val="24"/>
        </w:rPr>
      </w:pPr>
      <w:r>
        <w:rPr>
          <w:szCs w:val="24"/>
        </w:rPr>
        <w:t xml:space="preserve">Fuel treatment is one set of activities that might </w:t>
      </w:r>
      <w:r w:rsidR="00533670">
        <w:rPr>
          <w:szCs w:val="24"/>
        </w:rPr>
        <w:t>replicate the restorative function that frequent light burning served in the past</w:t>
      </w:r>
      <w:r w:rsidR="00DA608D">
        <w:rPr>
          <w:szCs w:val="24"/>
        </w:rPr>
        <w:t>, but costs limit the speed at which these activities can be carried out</w:t>
      </w:r>
      <w:r w:rsidR="00533670">
        <w:rPr>
          <w:szCs w:val="24"/>
        </w:rPr>
        <w:t xml:space="preserve">. </w:t>
      </w:r>
      <w:r w:rsidR="000D6C4A">
        <w:rPr>
          <w:szCs w:val="24"/>
        </w:rPr>
        <w:t>Conditional</w:t>
      </w:r>
      <w:r w:rsidR="00533670">
        <w:rPr>
          <w:szCs w:val="24"/>
        </w:rPr>
        <w:t xml:space="preserve"> use of wildland fire, either instead of or in combination with fuel treatment, might provide a means of achieving restoration objectives more cost-effectively than with fuel treatment alone (Miller 2003; </w:t>
      </w:r>
      <w:r w:rsidR="00533670" w:rsidRPr="00486DF5">
        <w:rPr>
          <w:szCs w:val="24"/>
        </w:rPr>
        <w:t>Kauffman 2004</w:t>
      </w:r>
      <w:r w:rsidR="00533670">
        <w:rPr>
          <w:szCs w:val="24"/>
        </w:rPr>
        <w:t xml:space="preserve">). However, while allowing a wildfire to burn may yield positive benefits (including </w:t>
      </w:r>
      <w:r w:rsidR="00533670" w:rsidRPr="000908F1">
        <w:rPr>
          <w:szCs w:val="24"/>
        </w:rPr>
        <w:t xml:space="preserve">beneficial </w:t>
      </w:r>
      <w:r w:rsidR="00533670">
        <w:rPr>
          <w:szCs w:val="24"/>
        </w:rPr>
        <w:t xml:space="preserve">changes to </w:t>
      </w:r>
      <w:r w:rsidR="00533670" w:rsidRPr="000908F1">
        <w:rPr>
          <w:szCs w:val="24"/>
        </w:rPr>
        <w:t xml:space="preserve">wildlife habitat, removal of diseased material, and </w:t>
      </w:r>
      <w:r w:rsidR="00533670">
        <w:rPr>
          <w:szCs w:val="24"/>
        </w:rPr>
        <w:t xml:space="preserve">reductions in fire hazard and suppression costs for subsequent fires), </w:t>
      </w:r>
      <w:r w:rsidR="000D6C4A">
        <w:rPr>
          <w:szCs w:val="24"/>
        </w:rPr>
        <w:t xml:space="preserve">it also poses risk of damage (such as destruction of wildlife habitat, timber, structures, and human life). It is important to weigh the potential costs and benefits when considering when to allow a wildfire to burn. </w:t>
      </w:r>
      <w:r w:rsidR="004B608C">
        <w:rPr>
          <w:szCs w:val="24"/>
        </w:rPr>
        <w:tab/>
      </w:r>
    </w:p>
    <w:p w:rsidR="00205268" w:rsidRDefault="006E5BEC">
      <w:pPr>
        <w:pStyle w:val="Thesistext"/>
        <w:widowControl w:val="0"/>
        <w:spacing w:after="0"/>
        <w:ind w:firstLine="0"/>
        <w:rPr>
          <w:szCs w:val="24"/>
        </w:rPr>
      </w:pPr>
      <w:r>
        <w:rPr>
          <w:szCs w:val="24"/>
        </w:rPr>
        <w:tab/>
      </w:r>
      <w:r w:rsidR="004214E5">
        <w:rPr>
          <w:szCs w:val="24"/>
        </w:rPr>
        <w:t xml:space="preserve">The least-cost-plus-loss model first proposed by </w:t>
      </w:r>
      <w:proofErr w:type="spellStart"/>
      <w:r w:rsidR="004214E5">
        <w:rPr>
          <w:szCs w:val="24"/>
        </w:rPr>
        <w:t>Sparhawk</w:t>
      </w:r>
      <w:proofErr w:type="spellEnd"/>
      <w:r w:rsidR="004214E5">
        <w:rPr>
          <w:szCs w:val="24"/>
        </w:rPr>
        <w:t xml:space="preserve"> (1925) for analyzing </w:t>
      </w:r>
      <w:r w:rsidR="004214E5" w:rsidRPr="000E0C80">
        <w:rPr>
          <w:szCs w:val="24"/>
        </w:rPr>
        <w:t>optimal fire suppression expenditure neglected the possibility of beneficial wildfire effects (</w:t>
      </w:r>
      <w:r w:rsidR="000E0C80" w:rsidRPr="000E0C80">
        <w:rPr>
          <w:szCs w:val="24"/>
        </w:rPr>
        <w:t xml:space="preserve">Baumgartner and </w:t>
      </w:r>
      <w:proofErr w:type="spellStart"/>
      <w:r w:rsidR="000E0C80" w:rsidRPr="000E0C80">
        <w:rPr>
          <w:szCs w:val="24"/>
        </w:rPr>
        <w:t>Simard</w:t>
      </w:r>
      <w:proofErr w:type="spellEnd"/>
      <w:r w:rsidR="000E0C80" w:rsidRPr="000E0C80">
        <w:rPr>
          <w:szCs w:val="24"/>
        </w:rPr>
        <w:t xml:space="preserve"> </w:t>
      </w:r>
      <w:r w:rsidR="00EB4052" w:rsidRPr="000E0C80">
        <w:rPr>
          <w:szCs w:val="24"/>
        </w:rPr>
        <w:t>1982</w:t>
      </w:r>
      <w:r w:rsidR="004214E5" w:rsidRPr="000E0C80">
        <w:rPr>
          <w:szCs w:val="24"/>
        </w:rPr>
        <w:t xml:space="preserve">). </w:t>
      </w:r>
      <w:proofErr w:type="spellStart"/>
      <w:r w:rsidR="0022391D">
        <w:rPr>
          <w:szCs w:val="24"/>
        </w:rPr>
        <w:t>A</w:t>
      </w:r>
      <w:r w:rsidR="00BD0BE6">
        <w:rPr>
          <w:szCs w:val="24"/>
        </w:rPr>
        <w:t>lthaus</w:t>
      </w:r>
      <w:proofErr w:type="spellEnd"/>
      <w:r w:rsidR="00BD0BE6">
        <w:rPr>
          <w:szCs w:val="24"/>
        </w:rPr>
        <w:t xml:space="preserve"> and </w:t>
      </w:r>
      <w:r w:rsidR="004214E5" w:rsidRPr="000E0C80">
        <w:rPr>
          <w:szCs w:val="24"/>
        </w:rPr>
        <w:t>Mills (19</w:t>
      </w:r>
      <w:r w:rsidR="00BD0BE6">
        <w:rPr>
          <w:szCs w:val="24"/>
        </w:rPr>
        <w:t>82</w:t>
      </w:r>
      <w:r w:rsidR="004214E5" w:rsidRPr="000E0C80">
        <w:rPr>
          <w:szCs w:val="24"/>
        </w:rPr>
        <w:t xml:space="preserve">) </w:t>
      </w:r>
      <w:r w:rsidR="00EB4052" w:rsidRPr="000E0C80">
        <w:rPr>
          <w:szCs w:val="24"/>
        </w:rPr>
        <w:t>includ</w:t>
      </w:r>
      <w:r w:rsidR="0022391D">
        <w:rPr>
          <w:szCs w:val="24"/>
        </w:rPr>
        <w:t>ed</w:t>
      </w:r>
      <w:r w:rsidR="00EB4052" w:rsidRPr="000E0C80">
        <w:rPr>
          <w:szCs w:val="24"/>
        </w:rPr>
        <w:t xml:space="preserve"> </w:t>
      </w:r>
      <w:r w:rsidR="00ED7F87">
        <w:rPr>
          <w:szCs w:val="24"/>
        </w:rPr>
        <w:t>these benefits</w:t>
      </w:r>
      <w:r w:rsidR="004B38FD">
        <w:rPr>
          <w:szCs w:val="24"/>
        </w:rPr>
        <w:t xml:space="preserve"> </w:t>
      </w:r>
      <w:r w:rsidR="0022391D">
        <w:rPr>
          <w:szCs w:val="24"/>
        </w:rPr>
        <w:t xml:space="preserve">in the model by replacing ‘loss’ with ‘net-value-change’ </w:t>
      </w:r>
      <w:r w:rsidR="004B38FD">
        <w:rPr>
          <w:szCs w:val="24"/>
        </w:rPr>
        <w:t xml:space="preserve">and Donovan and Brown (2005) </w:t>
      </w:r>
      <w:r w:rsidR="0022391D">
        <w:rPr>
          <w:szCs w:val="24"/>
        </w:rPr>
        <w:t>applied it</w:t>
      </w:r>
      <w:r w:rsidR="004B38FD">
        <w:rPr>
          <w:szCs w:val="24"/>
        </w:rPr>
        <w:t xml:space="preserve"> to </w:t>
      </w:r>
      <w:r w:rsidR="00660EF7">
        <w:rPr>
          <w:szCs w:val="24"/>
        </w:rPr>
        <w:t xml:space="preserve">demonstrate </w:t>
      </w:r>
      <w:r w:rsidR="00C9360E">
        <w:rPr>
          <w:szCs w:val="24"/>
        </w:rPr>
        <w:t xml:space="preserve">an </w:t>
      </w:r>
      <w:r w:rsidR="004B38FD">
        <w:rPr>
          <w:szCs w:val="24"/>
        </w:rPr>
        <w:t>analysis of wildfire benefits.</w:t>
      </w:r>
      <w:r w:rsidR="00EB4052" w:rsidRPr="000E0C80">
        <w:rPr>
          <w:szCs w:val="24"/>
        </w:rPr>
        <w:t xml:space="preserve"> </w:t>
      </w:r>
    </w:p>
    <w:p w:rsidR="0022391D" w:rsidRDefault="006E5BEC" w:rsidP="0036452C">
      <w:pPr>
        <w:pStyle w:val="Thesistext"/>
        <w:widowControl w:val="0"/>
        <w:spacing w:after="0"/>
      </w:pPr>
      <w:r>
        <w:rPr>
          <w:szCs w:val="24"/>
        </w:rPr>
        <w:t>In th</w:t>
      </w:r>
      <w:r w:rsidR="00205268">
        <w:rPr>
          <w:szCs w:val="24"/>
        </w:rPr>
        <w:t xml:space="preserve">is study, </w:t>
      </w:r>
      <w:r>
        <w:rPr>
          <w:szCs w:val="24"/>
        </w:rPr>
        <w:t xml:space="preserve">we </w:t>
      </w:r>
      <w:r w:rsidR="00205268">
        <w:rPr>
          <w:rFonts w:eastAsia="Calibri"/>
        </w:rPr>
        <w:t>developed</w:t>
      </w:r>
      <w:r>
        <w:rPr>
          <w:rFonts w:eastAsia="Calibri"/>
        </w:rPr>
        <w:t xml:space="preserve"> the least-cost-plus-net-value-change model as a </w:t>
      </w:r>
      <w:r w:rsidR="00205268">
        <w:rPr>
          <w:rFonts w:eastAsia="Calibri"/>
        </w:rPr>
        <w:t xml:space="preserve">conceptual </w:t>
      </w:r>
      <w:r>
        <w:rPr>
          <w:rFonts w:eastAsia="Calibri"/>
        </w:rPr>
        <w:t>framework for evaluating</w:t>
      </w:r>
      <w:r w:rsidR="00205268">
        <w:rPr>
          <w:rFonts w:eastAsia="Calibri"/>
        </w:rPr>
        <w:t xml:space="preserve"> fire</w:t>
      </w:r>
      <w:r>
        <w:rPr>
          <w:rFonts w:eastAsia="Calibri"/>
        </w:rPr>
        <w:t xml:space="preserve"> suppression options.</w:t>
      </w:r>
      <w:r w:rsidR="00205268">
        <w:rPr>
          <w:rFonts w:eastAsia="Calibri"/>
        </w:rPr>
        <w:t xml:space="preserve"> </w:t>
      </w:r>
      <w:r>
        <w:rPr>
          <w:szCs w:val="24"/>
        </w:rPr>
        <w:t>W</w:t>
      </w:r>
      <w:r w:rsidR="00C758F3" w:rsidRPr="000E0C80">
        <w:rPr>
          <w:szCs w:val="24"/>
        </w:rPr>
        <w:t xml:space="preserve">e </w:t>
      </w:r>
      <w:r>
        <w:rPr>
          <w:szCs w:val="24"/>
        </w:rPr>
        <w:t xml:space="preserve">then </w:t>
      </w:r>
      <w:r w:rsidR="00205268">
        <w:rPr>
          <w:szCs w:val="24"/>
        </w:rPr>
        <w:t xml:space="preserve">developed a modeling platform that allowed us to </w:t>
      </w:r>
      <w:r w:rsidR="001D56B7">
        <w:rPr>
          <w:szCs w:val="24"/>
        </w:rPr>
        <w:t xml:space="preserve">simulate sequences </w:t>
      </w:r>
      <w:r w:rsidR="00DA608D">
        <w:rPr>
          <w:szCs w:val="24"/>
        </w:rPr>
        <w:t>of</w:t>
      </w:r>
      <w:r w:rsidR="001D56B7">
        <w:rPr>
          <w:szCs w:val="24"/>
        </w:rPr>
        <w:t xml:space="preserve"> fire</w:t>
      </w:r>
      <w:r w:rsidR="00DA608D">
        <w:rPr>
          <w:szCs w:val="24"/>
        </w:rPr>
        <w:t>s</w:t>
      </w:r>
      <w:r w:rsidR="001D56B7">
        <w:rPr>
          <w:szCs w:val="24"/>
        </w:rPr>
        <w:t xml:space="preserve"> with evolving vegetation on a landscape</w:t>
      </w:r>
      <w:r w:rsidR="00DA608D">
        <w:rPr>
          <w:szCs w:val="24"/>
        </w:rPr>
        <w:t xml:space="preserve"> over time</w:t>
      </w:r>
      <w:r w:rsidR="001D56B7">
        <w:rPr>
          <w:szCs w:val="24"/>
        </w:rPr>
        <w:t xml:space="preserve">. We </w:t>
      </w:r>
      <w:r w:rsidR="001D56B7">
        <w:rPr>
          <w:szCs w:val="24"/>
        </w:rPr>
        <w:lastRenderedPageBreak/>
        <w:t xml:space="preserve">applied the simulation </w:t>
      </w:r>
      <w:r w:rsidR="001D56B7" w:rsidRPr="001F5DB9">
        <w:rPr>
          <w:szCs w:val="24"/>
        </w:rPr>
        <w:t xml:space="preserve">platform to </w:t>
      </w:r>
      <w:r w:rsidR="00205268" w:rsidRPr="001F5DB9">
        <w:rPr>
          <w:szCs w:val="24"/>
        </w:rPr>
        <w:t xml:space="preserve">estimate </w:t>
      </w:r>
      <w:r w:rsidR="00EB4052" w:rsidRPr="001F5DB9">
        <w:rPr>
          <w:szCs w:val="24"/>
        </w:rPr>
        <w:t xml:space="preserve">one component of </w:t>
      </w:r>
      <w:r w:rsidR="00BA4C55" w:rsidRPr="001F5DB9">
        <w:rPr>
          <w:szCs w:val="24"/>
        </w:rPr>
        <w:t>net-value-change</w:t>
      </w:r>
      <w:r w:rsidR="00EB4052" w:rsidRPr="001F5DB9">
        <w:rPr>
          <w:szCs w:val="24"/>
        </w:rPr>
        <w:t xml:space="preserve"> </w:t>
      </w:r>
      <w:r w:rsidR="00715231" w:rsidRPr="001F5DB9">
        <w:rPr>
          <w:szCs w:val="24"/>
        </w:rPr>
        <w:t>from allowing a wildfire to burn</w:t>
      </w:r>
      <w:r w:rsidR="00EB4052" w:rsidRPr="001F5DB9">
        <w:rPr>
          <w:szCs w:val="24"/>
        </w:rPr>
        <w:t xml:space="preserve">, the </w:t>
      </w:r>
      <w:r w:rsidR="009112BA" w:rsidRPr="001F5DB9">
        <w:rPr>
          <w:szCs w:val="24"/>
        </w:rPr>
        <w:t xml:space="preserve">expected </w:t>
      </w:r>
      <w:r w:rsidR="00C758F3" w:rsidRPr="001F5DB9">
        <w:rPr>
          <w:szCs w:val="24"/>
        </w:rPr>
        <w:t>reduction in the present value of future suppression costs</w:t>
      </w:r>
      <w:r w:rsidR="00EB4052" w:rsidRPr="000E0C80">
        <w:rPr>
          <w:szCs w:val="24"/>
        </w:rPr>
        <w:t>,</w:t>
      </w:r>
      <w:r w:rsidR="00C758F3" w:rsidRPr="000E0C80">
        <w:rPr>
          <w:szCs w:val="24"/>
        </w:rPr>
        <w:t xml:space="preserve"> for a study area in the southeastern portion of the Deschutes National Forest in central Oregon</w:t>
      </w:r>
      <w:r w:rsidR="00F56D5A">
        <w:rPr>
          <w:szCs w:val="24"/>
        </w:rPr>
        <w:t xml:space="preserve">. </w:t>
      </w:r>
      <w:r w:rsidR="006D60D9" w:rsidRPr="000E0C80">
        <w:rPr>
          <w:szCs w:val="24"/>
        </w:rPr>
        <w:t xml:space="preserve">We </w:t>
      </w:r>
      <w:r w:rsidR="007A19AF">
        <w:rPr>
          <w:szCs w:val="24"/>
        </w:rPr>
        <w:t>used Monte Carlo methods</w:t>
      </w:r>
      <w:r w:rsidR="006D60D9" w:rsidRPr="000E0C80">
        <w:rPr>
          <w:szCs w:val="24"/>
        </w:rPr>
        <w:t xml:space="preserve"> to generate a sample of possible </w:t>
      </w:r>
      <w:r>
        <w:rPr>
          <w:szCs w:val="24"/>
        </w:rPr>
        <w:t xml:space="preserve">scenarios for </w:t>
      </w:r>
      <w:r w:rsidR="006A3DF7">
        <w:rPr>
          <w:szCs w:val="24"/>
        </w:rPr>
        <w:t xml:space="preserve">subsequent </w:t>
      </w:r>
      <w:r>
        <w:rPr>
          <w:szCs w:val="24"/>
        </w:rPr>
        <w:t>fire ignition</w:t>
      </w:r>
      <w:r w:rsidRPr="000E0C80">
        <w:rPr>
          <w:szCs w:val="24"/>
        </w:rPr>
        <w:t xml:space="preserve"> </w:t>
      </w:r>
      <w:r w:rsidR="006D60D9" w:rsidRPr="000E0C80">
        <w:rPr>
          <w:szCs w:val="24"/>
        </w:rPr>
        <w:t>and weather</w:t>
      </w:r>
      <w:r>
        <w:rPr>
          <w:szCs w:val="24"/>
        </w:rPr>
        <w:t xml:space="preserve"> events</w:t>
      </w:r>
      <w:r w:rsidR="00F56D5A" w:rsidRPr="002F3007">
        <w:rPr>
          <w:szCs w:val="24"/>
        </w:rPr>
        <w:t xml:space="preserve">. </w:t>
      </w:r>
      <w:r w:rsidR="007A19AF" w:rsidRPr="002F35F4">
        <w:t xml:space="preserve">Monte Carlo methods are useful for estimating </w:t>
      </w:r>
      <w:r w:rsidR="007A19AF">
        <w:t>expected</w:t>
      </w:r>
      <w:r w:rsidR="007A19AF" w:rsidRPr="002F35F4">
        <w:t xml:space="preserve"> outcomes when there is uncertainty about the inputs to a </w:t>
      </w:r>
      <w:r w:rsidR="002F35F4">
        <w:t>complex</w:t>
      </w:r>
      <w:r w:rsidR="007A19AF" w:rsidRPr="002F35F4">
        <w:t xml:space="preserve"> process</w:t>
      </w:r>
      <w:r w:rsidR="002F35F4">
        <w:t xml:space="preserve"> with many interactions</w:t>
      </w:r>
      <w:r w:rsidR="007A19AF" w:rsidRPr="002F35F4">
        <w:t xml:space="preserve"> (</w:t>
      </w:r>
      <w:proofErr w:type="spellStart"/>
      <w:r w:rsidR="002F35F4">
        <w:t>Kalos</w:t>
      </w:r>
      <w:proofErr w:type="spellEnd"/>
      <w:r w:rsidR="002F35F4">
        <w:t xml:space="preserve"> and Whitlock 200</w:t>
      </w:r>
      <w:r w:rsidR="002A05C2">
        <w:t>8</w:t>
      </w:r>
      <w:r w:rsidR="007A19AF" w:rsidRPr="002F35F4">
        <w:t>). In our analysis, we generate</w:t>
      </w:r>
      <w:r w:rsidR="0022391D">
        <w:t>d</w:t>
      </w:r>
      <w:r w:rsidR="007A19AF" w:rsidRPr="002F35F4">
        <w:t xml:space="preserve"> a sample of </w:t>
      </w:r>
      <w:r w:rsidR="0022391D">
        <w:t xml:space="preserve">fire </w:t>
      </w:r>
      <w:r w:rsidR="007A19AF" w:rsidRPr="002F35F4">
        <w:t xml:space="preserve">ignitions and </w:t>
      </w:r>
      <w:r w:rsidR="0022391D">
        <w:t>concurrent</w:t>
      </w:r>
      <w:r w:rsidR="0022391D" w:rsidRPr="002F35F4">
        <w:t xml:space="preserve"> </w:t>
      </w:r>
      <w:r w:rsidR="007A19AF" w:rsidRPr="002F35F4">
        <w:t>weather from historical frequencies</w:t>
      </w:r>
      <w:r w:rsidR="0022391D">
        <w:t>.</w:t>
      </w:r>
      <w:r w:rsidR="007A19AF" w:rsidRPr="002F35F4">
        <w:t xml:space="preserve"> </w:t>
      </w:r>
      <w:r w:rsidR="0022391D" w:rsidRPr="000E0C80">
        <w:rPr>
          <w:szCs w:val="24"/>
        </w:rPr>
        <w:t>We combine</w:t>
      </w:r>
      <w:r w:rsidR="0022391D">
        <w:rPr>
          <w:szCs w:val="24"/>
        </w:rPr>
        <w:t>d</w:t>
      </w:r>
      <w:r w:rsidR="0022391D" w:rsidRPr="000E0C80">
        <w:rPr>
          <w:szCs w:val="24"/>
        </w:rPr>
        <w:t xml:space="preserve"> models of fire suppression effectiveness (Finney </w:t>
      </w:r>
      <w:r w:rsidR="0022391D" w:rsidRPr="001920F0">
        <w:rPr>
          <w:i/>
          <w:szCs w:val="24"/>
        </w:rPr>
        <w:t>et al.</w:t>
      </w:r>
      <w:r w:rsidR="0022391D" w:rsidRPr="000E0C80">
        <w:rPr>
          <w:szCs w:val="24"/>
        </w:rPr>
        <w:t xml:space="preserve"> 2009), wildfire behavior (Finney 1998), and vegetation development (</w:t>
      </w:r>
      <w:r w:rsidR="0022391D">
        <w:rPr>
          <w:szCs w:val="24"/>
        </w:rPr>
        <w:t>Dix</w:t>
      </w:r>
      <w:r w:rsidR="0022391D" w:rsidRPr="000E0C80">
        <w:rPr>
          <w:szCs w:val="24"/>
        </w:rPr>
        <w:t>on</w:t>
      </w:r>
      <w:r w:rsidR="0022391D">
        <w:rPr>
          <w:szCs w:val="24"/>
        </w:rPr>
        <w:t xml:space="preserve"> 2002</w:t>
      </w:r>
      <w:r w:rsidR="0022391D" w:rsidRPr="000E0C80">
        <w:rPr>
          <w:szCs w:val="24"/>
        </w:rPr>
        <w:t xml:space="preserve">) to simulate each future scenario with and without suppression of a </w:t>
      </w:r>
      <w:r w:rsidR="0022391D">
        <w:rPr>
          <w:szCs w:val="24"/>
        </w:rPr>
        <w:t>fire of interest</w:t>
      </w:r>
      <w:r w:rsidR="00B71AAB">
        <w:rPr>
          <w:szCs w:val="24"/>
        </w:rPr>
        <w:t xml:space="preserve"> in the current period</w:t>
      </w:r>
      <w:r w:rsidR="0022391D" w:rsidRPr="000E0C80">
        <w:rPr>
          <w:szCs w:val="24"/>
        </w:rPr>
        <w:t xml:space="preserve"> under the assumption that </w:t>
      </w:r>
      <w:r w:rsidR="0022391D">
        <w:rPr>
          <w:szCs w:val="24"/>
        </w:rPr>
        <w:t>subsequent fire</w:t>
      </w:r>
      <w:r w:rsidR="0022391D" w:rsidRPr="000E0C80">
        <w:rPr>
          <w:szCs w:val="24"/>
        </w:rPr>
        <w:t xml:space="preserve">s will be </w:t>
      </w:r>
      <w:r w:rsidR="0022391D">
        <w:rPr>
          <w:szCs w:val="24"/>
        </w:rPr>
        <w:t>treated with full suppression effort</w:t>
      </w:r>
      <w:r w:rsidR="0022391D" w:rsidRPr="000E0C80">
        <w:rPr>
          <w:szCs w:val="24"/>
        </w:rPr>
        <w:t xml:space="preserve">. We </w:t>
      </w:r>
      <w:r w:rsidR="0022391D">
        <w:rPr>
          <w:szCs w:val="24"/>
        </w:rPr>
        <w:t>applied</w:t>
      </w:r>
      <w:r w:rsidR="0022391D" w:rsidRPr="000E0C80">
        <w:rPr>
          <w:szCs w:val="24"/>
        </w:rPr>
        <w:t xml:space="preserve"> a suppression cost model (</w:t>
      </w:r>
      <w:proofErr w:type="spellStart"/>
      <w:r w:rsidR="0022391D" w:rsidRPr="000E0C80">
        <w:rPr>
          <w:szCs w:val="24"/>
        </w:rPr>
        <w:t>Gebert</w:t>
      </w:r>
      <w:proofErr w:type="spellEnd"/>
      <w:r w:rsidR="0022391D" w:rsidRPr="000E0C80">
        <w:rPr>
          <w:szCs w:val="24"/>
        </w:rPr>
        <w:t xml:space="preserve"> </w:t>
      </w:r>
      <w:r w:rsidR="0022391D" w:rsidRPr="001920F0">
        <w:rPr>
          <w:i/>
          <w:szCs w:val="24"/>
        </w:rPr>
        <w:t>et al</w:t>
      </w:r>
      <w:r w:rsidR="0022391D" w:rsidRPr="000E0C80">
        <w:rPr>
          <w:szCs w:val="24"/>
        </w:rPr>
        <w:t>. 2007) to estimate the change in the</w:t>
      </w:r>
      <w:r w:rsidR="009112BA">
        <w:rPr>
          <w:szCs w:val="24"/>
        </w:rPr>
        <w:t xml:space="preserve"> expected</w:t>
      </w:r>
      <w:r w:rsidR="0022391D" w:rsidRPr="000E0C80">
        <w:rPr>
          <w:szCs w:val="24"/>
        </w:rPr>
        <w:t xml:space="preserve"> present value of suppression cost</w:t>
      </w:r>
      <w:r w:rsidR="009112BA">
        <w:rPr>
          <w:szCs w:val="24"/>
        </w:rPr>
        <w:t>s</w:t>
      </w:r>
      <w:r w:rsidR="0022391D" w:rsidRPr="000E0C80">
        <w:rPr>
          <w:szCs w:val="24"/>
        </w:rPr>
        <w:t xml:space="preserve"> for </w:t>
      </w:r>
      <w:r w:rsidR="0022391D">
        <w:rPr>
          <w:szCs w:val="24"/>
        </w:rPr>
        <w:t>subsequent fire</w:t>
      </w:r>
      <w:r w:rsidR="004A18C1">
        <w:rPr>
          <w:szCs w:val="24"/>
        </w:rPr>
        <w:t>s</w:t>
      </w:r>
      <w:r w:rsidR="0022391D" w:rsidRPr="000E0C80">
        <w:rPr>
          <w:szCs w:val="24"/>
        </w:rPr>
        <w:t xml:space="preserve">.  </w:t>
      </w:r>
    </w:p>
    <w:p w:rsidR="007A19AF" w:rsidRDefault="007A19AF" w:rsidP="0036452C">
      <w:pPr>
        <w:pStyle w:val="Thesistext"/>
        <w:widowControl w:val="0"/>
        <w:spacing w:after="0"/>
      </w:pPr>
      <w:r w:rsidRPr="002F35F4">
        <w:t xml:space="preserve">In two related applications of Monte Carlo methods to fire behavior using FARSITE, Ager </w:t>
      </w:r>
      <w:r w:rsidRPr="004E2440">
        <w:rPr>
          <w:i/>
        </w:rPr>
        <w:t>et al.</w:t>
      </w:r>
      <w:r w:rsidRPr="002F35F4">
        <w:t xml:space="preserve"> (</w:t>
      </w:r>
      <w:r w:rsidR="00505C3C">
        <w:t>2010</w:t>
      </w:r>
      <w:r w:rsidR="004E2440">
        <w:t>) used</w:t>
      </w:r>
      <w:r w:rsidRPr="002F35F4">
        <w:t xml:space="preserve"> Monte Carlo realizations of ignition locations for a given weather stream to estimate burn probabilities across the landscape under typical severe fire weather; </w:t>
      </w:r>
      <w:r w:rsidR="004B1718">
        <w:t xml:space="preserve">Finney </w:t>
      </w:r>
      <w:r w:rsidR="004B1718" w:rsidRPr="004E2440">
        <w:rPr>
          <w:i/>
        </w:rPr>
        <w:t>et al.</w:t>
      </w:r>
      <w:r w:rsidRPr="002F35F4">
        <w:t xml:space="preserve"> (</w:t>
      </w:r>
      <w:r w:rsidR="004B1718">
        <w:t>2011</w:t>
      </w:r>
      <w:r w:rsidR="004E2440">
        <w:t>) used</w:t>
      </w:r>
      <w:r w:rsidRPr="002F35F4">
        <w:t xml:space="preserve"> Monte Carlo realizations of short term future weather conditions to generate burn probabilities across a landscape for a known ignition or fire perimeter</w:t>
      </w:r>
      <w:r w:rsidR="004E2440">
        <w:t>, and compared</w:t>
      </w:r>
      <w:r w:rsidR="00BF06D0">
        <w:t xml:space="preserve"> the results with known historical fire perimeters</w:t>
      </w:r>
      <w:r w:rsidRPr="002F35F4">
        <w:t xml:space="preserve">. In our application, the attributes </w:t>
      </w:r>
      <w:r>
        <w:t xml:space="preserve">both </w:t>
      </w:r>
      <w:r w:rsidRPr="002F35F4">
        <w:t xml:space="preserve">of ignitions and weather in any fire season are uncertain. </w:t>
      </w:r>
    </w:p>
    <w:p w:rsidR="006D60D9" w:rsidRDefault="000752F1" w:rsidP="00EB3B5E">
      <w:pPr>
        <w:pStyle w:val="Thesistext"/>
        <w:widowControl w:val="0"/>
        <w:spacing w:after="0"/>
        <w:rPr>
          <w:szCs w:val="24"/>
        </w:rPr>
      </w:pPr>
      <w:r>
        <w:rPr>
          <w:szCs w:val="24"/>
        </w:rPr>
        <w:t>A</w:t>
      </w:r>
      <w:r w:rsidR="006D60D9" w:rsidRPr="000E0C80">
        <w:rPr>
          <w:szCs w:val="24"/>
        </w:rPr>
        <w:t xml:space="preserve"> </w:t>
      </w:r>
      <w:r>
        <w:rPr>
          <w:szCs w:val="24"/>
        </w:rPr>
        <w:t xml:space="preserve">least-cost-plus-net-value-change model is </w:t>
      </w:r>
      <w:r w:rsidRPr="000E0C80">
        <w:rPr>
          <w:szCs w:val="24"/>
        </w:rPr>
        <w:t>de</w:t>
      </w:r>
      <w:r>
        <w:rPr>
          <w:szCs w:val="24"/>
        </w:rPr>
        <w:t>velop</w:t>
      </w:r>
      <w:r w:rsidRPr="000E0C80">
        <w:rPr>
          <w:szCs w:val="24"/>
        </w:rPr>
        <w:t xml:space="preserve">ed </w:t>
      </w:r>
      <w:r w:rsidR="00BF3697" w:rsidRPr="000E0C80">
        <w:rPr>
          <w:szCs w:val="24"/>
        </w:rPr>
        <w:t>in the next section</w:t>
      </w:r>
      <w:r>
        <w:rPr>
          <w:szCs w:val="24"/>
        </w:rPr>
        <w:t xml:space="preserve"> as a theoretical </w:t>
      </w:r>
      <w:r w:rsidRPr="000E0C80">
        <w:rPr>
          <w:szCs w:val="24"/>
        </w:rPr>
        <w:t xml:space="preserve">framework </w:t>
      </w:r>
      <w:r w:rsidR="004A18C1">
        <w:rPr>
          <w:szCs w:val="24"/>
        </w:rPr>
        <w:t>for the analysis</w:t>
      </w:r>
      <w:r>
        <w:rPr>
          <w:szCs w:val="24"/>
        </w:rPr>
        <w:t>.</w:t>
      </w:r>
      <w:r w:rsidR="00BF3697" w:rsidRPr="000E0C80">
        <w:rPr>
          <w:szCs w:val="24"/>
        </w:rPr>
        <w:t xml:space="preserve"> </w:t>
      </w:r>
      <w:r>
        <w:rPr>
          <w:szCs w:val="24"/>
        </w:rPr>
        <w:t xml:space="preserve">In the third section, we describe </w:t>
      </w:r>
      <w:r w:rsidR="001D56B7">
        <w:rPr>
          <w:szCs w:val="24"/>
        </w:rPr>
        <w:t xml:space="preserve">the modeling platform that we developed and the methods by which </w:t>
      </w:r>
      <w:r>
        <w:rPr>
          <w:szCs w:val="24"/>
        </w:rPr>
        <w:t xml:space="preserve">we estimated the </w:t>
      </w:r>
      <w:r w:rsidR="009112BA">
        <w:rPr>
          <w:szCs w:val="24"/>
        </w:rPr>
        <w:t xml:space="preserve">expected </w:t>
      </w:r>
      <w:r>
        <w:rPr>
          <w:szCs w:val="24"/>
        </w:rPr>
        <w:t xml:space="preserve">present value of </w:t>
      </w:r>
      <w:r w:rsidR="006A6986">
        <w:rPr>
          <w:szCs w:val="24"/>
        </w:rPr>
        <w:t xml:space="preserve">future </w:t>
      </w:r>
      <w:r>
        <w:rPr>
          <w:szCs w:val="24"/>
        </w:rPr>
        <w:t xml:space="preserve">fire </w:t>
      </w:r>
      <w:r>
        <w:rPr>
          <w:szCs w:val="24"/>
        </w:rPr>
        <w:lastRenderedPageBreak/>
        <w:t xml:space="preserve">suppression cost </w:t>
      </w:r>
      <w:r w:rsidR="009F0316">
        <w:rPr>
          <w:szCs w:val="24"/>
        </w:rPr>
        <w:t>savings</w:t>
      </w:r>
      <w:r>
        <w:rPr>
          <w:szCs w:val="24"/>
        </w:rPr>
        <w:t xml:space="preserve"> arising from the fuel treatment effect of a current fire for our study area in the Deschutes National Forest.</w:t>
      </w:r>
      <w:r w:rsidR="006D60D9" w:rsidRPr="000E0C80">
        <w:rPr>
          <w:szCs w:val="24"/>
        </w:rPr>
        <w:t xml:space="preserve"> Results are presented </w:t>
      </w:r>
      <w:proofErr w:type="gramStart"/>
      <w:r w:rsidR="000A199B">
        <w:rPr>
          <w:szCs w:val="24"/>
        </w:rPr>
        <w:t xml:space="preserve">and </w:t>
      </w:r>
      <w:r w:rsidR="0043388F">
        <w:rPr>
          <w:szCs w:val="24"/>
        </w:rPr>
        <w:t xml:space="preserve"> </w:t>
      </w:r>
      <w:r w:rsidR="000A199B">
        <w:rPr>
          <w:szCs w:val="24"/>
        </w:rPr>
        <w:t>discussed</w:t>
      </w:r>
      <w:proofErr w:type="gramEnd"/>
      <w:r w:rsidR="000A199B">
        <w:rPr>
          <w:szCs w:val="24"/>
        </w:rPr>
        <w:t xml:space="preserve"> </w:t>
      </w:r>
      <w:r w:rsidR="006D60D9" w:rsidRPr="000E0C80">
        <w:rPr>
          <w:szCs w:val="24"/>
        </w:rPr>
        <w:t xml:space="preserve">in </w:t>
      </w:r>
      <w:r w:rsidR="00967B54">
        <w:rPr>
          <w:szCs w:val="24"/>
        </w:rPr>
        <w:t>the fourth s</w:t>
      </w:r>
      <w:r w:rsidR="006D60D9" w:rsidRPr="000E0C80">
        <w:rPr>
          <w:szCs w:val="24"/>
        </w:rPr>
        <w:t xml:space="preserve">ection. The paper </w:t>
      </w:r>
      <w:r w:rsidR="000A199B">
        <w:rPr>
          <w:szCs w:val="24"/>
        </w:rPr>
        <w:t xml:space="preserve">concludes </w:t>
      </w:r>
      <w:r w:rsidR="00967B54">
        <w:rPr>
          <w:szCs w:val="24"/>
        </w:rPr>
        <w:t>with a</w:t>
      </w:r>
      <w:r w:rsidR="00273F2D">
        <w:rPr>
          <w:szCs w:val="24"/>
        </w:rPr>
        <w:t xml:space="preserve"> </w:t>
      </w:r>
      <w:r w:rsidR="000A199B">
        <w:rPr>
          <w:szCs w:val="24"/>
        </w:rPr>
        <w:t>discussion of the implications of our results and prospects for carrying this research further</w:t>
      </w:r>
      <w:r w:rsidR="006D60D9" w:rsidRPr="000E0C80">
        <w:rPr>
          <w:szCs w:val="24"/>
        </w:rPr>
        <w:t>.</w:t>
      </w:r>
    </w:p>
    <w:p w:rsidR="008874BE" w:rsidRPr="000E0C80" w:rsidRDefault="008874BE" w:rsidP="0036452C">
      <w:pPr>
        <w:pStyle w:val="Thesistext"/>
        <w:widowControl w:val="0"/>
        <w:spacing w:after="0"/>
        <w:ind w:firstLine="0"/>
        <w:rPr>
          <w:szCs w:val="24"/>
        </w:rPr>
      </w:pPr>
    </w:p>
    <w:p w:rsidR="000E0C80" w:rsidRPr="000E0C80" w:rsidRDefault="00AA0E29" w:rsidP="0036452C">
      <w:pPr>
        <w:pStyle w:val="Thesistext"/>
        <w:widowControl w:val="0"/>
        <w:spacing w:after="0"/>
        <w:ind w:firstLine="0"/>
        <w:rPr>
          <w:szCs w:val="24"/>
        </w:rPr>
      </w:pPr>
      <w:r>
        <w:rPr>
          <w:b/>
          <w:szCs w:val="24"/>
        </w:rPr>
        <w:t>Theoretical</w:t>
      </w:r>
      <w:r w:rsidR="000E0C80" w:rsidRPr="000E0C80">
        <w:rPr>
          <w:b/>
          <w:szCs w:val="24"/>
        </w:rPr>
        <w:t xml:space="preserve"> </w:t>
      </w:r>
      <w:r w:rsidR="00967B54">
        <w:rPr>
          <w:b/>
          <w:szCs w:val="24"/>
        </w:rPr>
        <w:t>f</w:t>
      </w:r>
      <w:r w:rsidR="000E0C80" w:rsidRPr="000E0C80">
        <w:rPr>
          <w:b/>
          <w:szCs w:val="24"/>
        </w:rPr>
        <w:t>ramework</w:t>
      </w:r>
    </w:p>
    <w:p w:rsidR="00F85F38" w:rsidRDefault="00AA0E29" w:rsidP="0036452C">
      <w:pPr>
        <w:widowControl w:val="0"/>
        <w:spacing w:line="480" w:lineRule="auto"/>
        <w:rPr>
          <w:rFonts w:ascii="Times New Roman" w:eastAsia="Times New Roman" w:hAnsi="Times New Roman"/>
          <w:szCs w:val="24"/>
        </w:rPr>
      </w:pPr>
      <w:r>
        <w:rPr>
          <w:rFonts w:ascii="Times New Roman" w:eastAsia="Times New Roman" w:hAnsi="Times New Roman"/>
          <w:szCs w:val="24"/>
        </w:rPr>
        <w:tab/>
      </w:r>
      <w:r w:rsidR="00F85F38">
        <w:rPr>
          <w:rFonts w:ascii="Times New Roman" w:eastAsia="Times New Roman" w:hAnsi="Times New Roman"/>
          <w:szCs w:val="24"/>
        </w:rPr>
        <w:t xml:space="preserve">Although </w:t>
      </w:r>
      <w:r w:rsidR="00F85F38" w:rsidRPr="001F5DB9">
        <w:rPr>
          <w:rFonts w:ascii="Times New Roman" w:eastAsia="Times New Roman" w:hAnsi="Times New Roman"/>
          <w:szCs w:val="24"/>
        </w:rPr>
        <w:t xml:space="preserve">we estimate only one component of </w:t>
      </w:r>
      <w:r w:rsidR="00BA4C55" w:rsidRPr="001F5DB9">
        <w:rPr>
          <w:rFonts w:ascii="Times New Roman" w:eastAsia="Times New Roman" w:hAnsi="Times New Roman"/>
          <w:szCs w:val="24"/>
        </w:rPr>
        <w:t>net-value-change</w:t>
      </w:r>
      <w:r w:rsidR="00DB06EB">
        <w:rPr>
          <w:rFonts w:ascii="Times New Roman" w:eastAsia="Times New Roman" w:hAnsi="Times New Roman"/>
          <w:szCs w:val="24"/>
        </w:rPr>
        <w:t xml:space="preserve"> (suppression cost </w:t>
      </w:r>
      <w:r w:rsidR="003238B9">
        <w:rPr>
          <w:rFonts w:ascii="Times New Roman" w:eastAsia="Times New Roman" w:hAnsi="Times New Roman"/>
          <w:szCs w:val="24"/>
        </w:rPr>
        <w:t>reductions for subsequent fires</w:t>
      </w:r>
      <w:r w:rsidR="00DB06EB">
        <w:rPr>
          <w:rFonts w:ascii="Times New Roman" w:eastAsia="Times New Roman" w:hAnsi="Times New Roman"/>
          <w:szCs w:val="24"/>
        </w:rPr>
        <w:t>)</w:t>
      </w:r>
      <w:r w:rsidR="00F85F38">
        <w:rPr>
          <w:rFonts w:ascii="Times New Roman" w:eastAsia="Times New Roman" w:hAnsi="Times New Roman"/>
          <w:szCs w:val="24"/>
        </w:rPr>
        <w:t xml:space="preserve">, we frame the problem </w:t>
      </w:r>
      <w:r w:rsidR="00DB06EB">
        <w:rPr>
          <w:rFonts w:ascii="Times New Roman" w:eastAsia="Times New Roman" w:hAnsi="Times New Roman"/>
          <w:szCs w:val="24"/>
        </w:rPr>
        <w:t>in this section</w:t>
      </w:r>
      <w:r w:rsidR="00F85F38">
        <w:rPr>
          <w:rFonts w:ascii="Times New Roman" w:eastAsia="Times New Roman" w:hAnsi="Times New Roman"/>
          <w:szCs w:val="24"/>
        </w:rPr>
        <w:t xml:space="preserve"> as an optimization in which a fire manager chooses to allow a fire to burn in the current period if </w:t>
      </w:r>
      <w:r w:rsidR="00BA4C55">
        <w:rPr>
          <w:rFonts w:ascii="Times New Roman" w:eastAsia="Times New Roman" w:hAnsi="Times New Roman"/>
          <w:szCs w:val="24"/>
        </w:rPr>
        <w:t>net-value-change</w:t>
      </w:r>
      <w:r w:rsidR="00F85F38">
        <w:rPr>
          <w:rFonts w:ascii="Times New Roman" w:eastAsia="Times New Roman" w:hAnsi="Times New Roman"/>
          <w:szCs w:val="24"/>
        </w:rPr>
        <w:t xml:space="preserve"> is positive. </w:t>
      </w:r>
      <w:r w:rsidR="006A3DF7">
        <w:rPr>
          <w:rFonts w:ascii="Times New Roman" w:eastAsia="Times New Roman" w:hAnsi="Times New Roman"/>
          <w:szCs w:val="24"/>
        </w:rPr>
        <w:t xml:space="preserve">We refer to this </w:t>
      </w:r>
      <w:r w:rsidR="004E2440">
        <w:rPr>
          <w:rFonts w:ascii="Times New Roman" w:eastAsia="Times New Roman" w:hAnsi="Times New Roman"/>
          <w:szCs w:val="24"/>
        </w:rPr>
        <w:t xml:space="preserve">fire </w:t>
      </w:r>
      <w:r w:rsidR="006A3DF7">
        <w:rPr>
          <w:rFonts w:ascii="Times New Roman" w:eastAsia="Times New Roman" w:hAnsi="Times New Roman"/>
          <w:szCs w:val="24"/>
        </w:rPr>
        <w:t xml:space="preserve">as the </w:t>
      </w:r>
      <w:r w:rsidR="006A3DF7">
        <w:rPr>
          <w:rFonts w:ascii="Times New Roman" w:eastAsia="Times New Roman" w:hAnsi="Times New Roman"/>
          <w:i/>
          <w:szCs w:val="24"/>
        </w:rPr>
        <w:t xml:space="preserve">fire of interest. </w:t>
      </w:r>
      <w:r w:rsidR="00F85F38">
        <w:rPr>
          <w:rFonts w:ascii="Times New Roman" w:eastAsia="Times New Roman" w:hAnsi="Times New Roman"/>
          <w:szCs w:val="24"/>
        </w:rPr>
        <w:t xml:space="preserve">While the simulation model we develop </w:t>
      </w:r>
      <w:r w:rsidR="00F85F38" w:rsidRPr="001F5DB9">
        <w:rPr>
          <w:rFonts w:ascii="Times New Roman" w:eastAsia="Times New Roman" w:hAnsi="Times New Roman"/>
          <w:szCs w:val="24"/>
        </w:rPr>
        <w:t>does not allow us to solve the optimization problem,</w:t>
      </w:r>
      <w:r w:rsidR="00F85F38">
        <w:rPr>
          <w:rFonts w:ascii="Times New Roman" w:eastAsia="Times New Roman" w:hAnsi="Times New Roman"/>
          <w:szCs w:val="24"/>
        </w:rPr>
        <w:t xml:space="preserve"> it lays the groundwork for extending the analysis in that direction in the future and it allows us to interpret our results in the context of a planning environment. </w:t>
      </w:r>
    </w:p>
    <w:p w:rsidR="00047B92" w:rsidRDefault="006A3DF7" w:rsidP="002F35F4">
      <w:pPr>
        <w:widowControl w:val="0"/>
        <w:spacing w:line="480" w:lineRule="auto"/>
        <w:ind w:firstLine="720"/>
        <w:rPr>
          <w:rFonts w:ascii="Times New Roman" w:eastAsia="Times New Roman" w:hAnsi="Times New Roman"/>
          <w:szCs w:val="24"/>
        </w:rPr>
      </w:pPr>
      <w:r w:rsidRPr="006A3DF7">
        <w:rPr>
          <w:rFonts w:ascii="Times New Roman" w:eastAsia="Times New Roman" w:hAnsi="Times New Roman"/>
          <w:szCs w:val="24"/>
        </w:rPr>
        <w:t>T</w:t>
      </w:r>
      <w:r w:rsidR="00BD44EA" w:rsidRPr="006A3DF7">
        <w:rPr>
          <w:rFonts w:ascii="Times New Roman" w:eastAsia="Times New Roman" w:hAnsi="Times New Roman"/>
          <w:szCs w:val="24"/>
        </w:rPr>
        <w:t xml:space="preserve">he </w:t>
      </w:r>
      <w:r w:rsidR="00BD44EA" w:rsidRPr="000A1C06">
        <w:rPr>
          <w:rFonts w:ascii="Times New Roman" w:eastAsia="Times New Roman" w:hAnsi="Times New Roman"/>
          <w:szCs w:val="24"/>
        </w:rPr>
        <w:t>fire of interest</w:t>
      </w:r>
      <w:r w:rsidR="00BD44EA" w:rsidRPr="006A3DF7">
        <w:rPr>
          <w:rFonts w:ascii="Times New Roman" w:eastAsia="Times New Roman" w:hAnsi="Times New Roman"/>
          <w:szCs w:val="24"/>
        </w:rPr>
        <w:t xml:space="preserve"> </w:t>
      </w:r>
      <w:r w:rsidR="00AA0E29" w:rsidRPr="006A3DF7">
        <w:rPr>
          <w:rFonts w:ascii="Times New Roman" w:eastAsia="Times New Roman" w:hAnsi="Times New Roman"/>
          <w:szCs w:val="24"/>
        </w:rPr>
        <w:t>occurs</w:t>
      </w:r>
      <w:r w:rsidR="00AA0E29">
        <w:rPr>
          <w:rFonts w:ascii="Times New Roman" w:eastAsia="Times New Roman" w:hAnsi="Times New Roman"/>
          <w:szCs w:val="24"/>
        </w:rPr>
        <w:t xml:space="preserve"> at time </w:t>
      </w:r>
      <w:r w:rsidR="00AA0E29">
        <w:rPr>
          <w:rFonts w:ascii="Times New Roman" w:eastAsia="Times New Roman" w:hAnsi="Times New Roman"/>
          <w:i/>
          <w:szCs w:val="24"/>
        </w:rPr>
        <w:t>t</w:t>
      </w:r>
      <w:r w:rsidR="000F5F24">
        <w:rPr>
          <w:rFonts w:ascii="Times New Roman" w:eastAsia="Times New Roman" w:hAnsi="Times New Roman"/>
          <w:i/>
          <w:szCs w:val="24"/>
        </w:rPr>
        <w:t xml:space="preserve"> </w:t>
      </w:r>
      <w:r w:rsidR="00AA0E29">
        <w:rPr>
          <w:rFonts w:ascii="Times New Roman" w:eastAsia="Times New Roman" w:hAnsi="Times New Roman"/>
          <w:szCs w:val="24"/>
        </w:rPr>
        <w:t>=</w:t>
      </w:r>
      <w:r w:rsidR="000F5F24">
        <w:rPr>
          <w:rFonts w:ascii="Times New Roman" w:eastAsia="Times New Roman" w:hAnsi="Times New Roman"/>
          <w:szCs w:val="24"/>
        </w:rPr>
        <w:t xml:space="preserve"> </w:t>
      </w:r>
      <w:r w:rsidR="00AA0E29">
        <w:rPr>
          <w:rFonts w:ascii="Times New Roman" w:eastAsia="Times New Roman" w:hAnsi="Times New Roman"/>
          <w:szCs w:val="24"/>
        </w:rPr>
        <w:t xml:space="preserve">0. </w:t>
      </w:r>
      <w:r>
        <w:rPr>
          <w:rFonts w:ascii="Times New Roman" w:eastAsia="Times New Roman" w:hAnsi="Times New Roman"/>
          <w:szCs w:val="24"/>
        </w:rPr>
        <w:t xml:space="preserve">It is </w:t>
      </w:r>
      <w:r w:rsidR="006E27AF">
        <w:rPr>
          <w:rFonts w:ascii="Times New Roman" w:eastAsia="Times New Roman" w:hAnsi="Times New Roman"/>
          <w:szCs w:val="24"/>
        </w:rPr>
        <w:t>an</w:t>
      </w:r>
      <w:r w:rsidR="00660EF7" w:rsidRPr="00AC578E">
        <w:rPr>
          <w:rFonts w:ascii="Times New Roman" w:hAnsi="Times New Roman"/>
        </w:rPr>
        <w:t xml:space="preserve"> ignition</w:t>
      </w:r>
      <w:r>
        <w:rPr>
          <w:rFonts w:ascii="Times New Roman" w:hAnsi="Times New Roman"/>
        </w:rPr>
        <w:t>, either</w:t>
      </w:r>
      <w:r w:rsidR="00660EF7" w:rsidRPr="00AC578E">
        <w:rPr>
          <w:rFonts w:ascii="Times New Roman" w:hAnsi="Times New Roman"/>
        </w:rPr>
        <w:t xml:space="preserve"> a lightning strike or a human-caused </w:t>
      </w:r>
      <w:proofErr w:type="gramStart"/>
      <w:r w:rsidR="00660EF7" w:rsidRPr="00AC578E">
        <w:rPr>
          <w:rFonts w:ascii="Times New Roman" w:hAnsi="Times New Roman"/>
        </w:rPr>
        <w:t>fire</w:t>
      </w:r>
      <w:r>
        <w:rPr>
          <w:rFonts w:ascii="Times New Roman" w:hAnsi="Times New Roman"/>
        </w:rPr>
        <w:t>,</w:t>
      </w:r>
      <w:r w:rsidR="00660EF7" w:rsidRPr="00AC578E">
        <w:rPr>
          <w:rFonts w:ascii="Times New Roman" w:hAnsi="Times New Roman"/>
        </w:rPr>
        <w:t xml:space="preserve"> </w:t>
      </w:r>
      <w:r w:rsidR="003238B9">
        <w:rPr>
          <w:rFonts w:ascii="Times New Roman" w:hAnsi="Times New Roman"/>
        </w:rPr>
        <w:t>that</w:t>
      </w:r>
      <w:proofErr w:type="gramEnd"/>
      <w:r w:rsidR="003238B9">
        <w:rPr>
          <w:rFonts w:ascii="Times New Roman" w:hAnsi="Times New Roman"/>
        </w:rPr>
        <w:t xml:space="preserve"> would spread in the absence of suppression effort</w:t>
      </w:r>
      <w:r w:rsidR="00660EF7" w:rsidRPr="00AC578E">
        <w:rPr>
          <w:rFonts w:ascii="Times New Roman" w:hAnsi="Times New Roman"/>
        </w:rPr>
        <w:t>.</w:t>
      </w:r>
      <w:r w:rsidR="008D5834">
        <w:rPr>
          <w:rFonts w:ascii="Times New Roman" w:eastAsia="Times New Roman" w:hAnsi="Times New Roman"/>
          <w:szCs w:val="24"/>
        </w:rPr>
        <w:t xml:space="preserve"> It is possible for more than one ignition to occur at </w:t>
      </w:r>
      <w:r w:rsidR="008D5834" w:rsidRPr="008D5834">
        <w:rPr>
          <w:rFonts w:ascii="Times New Roman" w:eastAsia="Times New Roman" w:hAnsi="Times New Roman"/>
          <w:szCs w:val="24"/>
        </w:rPr>
        <w:t xml:space="preserve">time </w:t>
      </w:r>
      <w:r w:rsidR="008D5834" w:rsidRPr="000A1C06">
        <w:rPr>
          <w:rFonts w:ascii="Times New Roman" w:eastAsia="Times New Roman" w:hAnsi="Times New Roman"/>
          <w:i/>
          <w:szCs w:val="24"/>
        </w:rPr>
        <w:t>t = 0</w:t>
      </w:r>
      <w:r w:rsidR="008D5834">
        <w:rPr>
          <w:rFonts w:ascii="Times New Roman" w:eastAsia="Times New Roman" w:hAnsi="Times New Roman"/>
          <w:szCs w:val="24"/>
        </w:rPr>
        <w:t>, in which case they are treated as a single event. L</w:t>
      </w:r>
      <w:r w:rsidR="00AA0E29">
        <w:rPr>
          <w:rFonts w:ascii="Times New Roman" w:eastAsia="Times New Roman" w:hAnsi="Times New Roman"/>
          <w:szCs w:val="24"/>
        </w:rPr>
        <w:t xml:space="preserve">et </w:t>
      </w:r>
      <w:r w:rsidR="00AA0E29">
        <w:rPr>
          <w:rFonts w:ascii="Times New Roman" w:eastAsia="Times New Roman" w:hAnsi="Times New Roman"/>
          <w:i/>
          <w:szCs w:val="24"/>
        </w:rPr>
        <w:t>x</w:t>
      </w:r>
      <w:r w:rsidR="00AA0E29">
        <w:rPr>
          <w:rFonts w:ascii="Times New Roman" w:eastAsia="Times New Roman" w:hAnsi="Times New Roman"/>
          <w:i/>
          <w:szCs w:val="24"/>
          <w:vertAlign w:val="subscript"/>
        </w:rPr>
        <w:t>0</w:t>
      </w:r>
      <w:r w:rsidR="00AA0E29">
        <w:rPr>
          <w:rFonts w:ascii="Times New Roman" w:eastAsia="Times New Roman" w:hAnsi="Times New Roman"/>
          <w:i/>
          <w:szCs w:val="24"/>
        </w:rPr>
        <w:t xml:space="preserve"> </w:t>
      </w:r>
      <w:r w:rsidR="00AA0E29">
        <w:rPr>
          <w:rFonts w:ascii="Times New Roman" w:eastAsia="Times New Roman" w:hAnsi="Times New Roman"/>
          <w:szCs w:val="24"/>
        </w:rPr>
        <w:t>be a dichotomous variable</w:t>
      </w:r>
      <w:r w:rsidR="00ED7024">
        <w:rPr>
          <w:rFonts w:ascii="Times New Roman" w:eastAsia="Times New Roman" w:hAnsi="Times New Roman"/>
          <w:szCs w:val="24"/>
        </w:rPr>
        <w:t>:</w:t>
      </w:r>
      <w:r w:rsidR="00AA0E29">
        <w:rPr>
          <w:rFonts w:ascii="Times New Roman" w:eastAsia="Times New Roman" w:hAnsi="Times New Roman"/>
          <w:szCs w:val="24"/>
        </w:rPr>
        <w:t xml:space="preserve"> </w:t>
      </w:r>
      <w:r w:rsidR="00AA0E29">
        <w:rPr>
          <w:rFonts w:ascii="Times New Roman" w:eastAsia="Times New Roman" w:hAnsi="Times New Roman"/>
          <w:i/>
          <w:szCs w:val="24"/>
        </w:rPr>
        <w:t>x</w:t>
      </w:r>
      <w:r w:rsidR="00AA0E29">
        <w:rPr>
          <w:rFonts w:ascii="Times New Roman" w:eastAsia="Times New Roman" w:hAnsi="Times New Roman"/>
          <w:i/>
          <w:szCs w:val="24"/>
          <w:vertAlign w:val="subscript"/>
        </w:rPr>
        <w:t>0</w:t>
      </w:r>
      <w:r w:rsidR="000F5F24">
        <w:rPr>
          <w:rFonts w:ascii="Times New Roman" w:eastAsia="Times New Roman" w:hAnsi="Times New Roman"/>
          <w:i/>
          <w:szCs w:val="24"/>
          <w:vertAlign w:val="subscript"/>
        </w:rPr>
        <w:t xml:space="preserve"> </w:t>
      </w:r>
      <w:r w:rsidR="00AA0E29">
        <w:rPr>
          <w:rFonts w:ascii="Times New Roman" w:eastAsia="Times New Roman" w:hAnsi="Times New Roman"/>
          <w:szCs w:val="24"/>
        </w:rPr>
        <w:t>=</w:t>
      </w:r>
      <w:r w:rsidR="000F5F24">
        <w:rPr>
          <w:rFonts w:ascii="Times New Roman" w:eastAsia="Times New Roman" w:hAnsi="Times New Roman"/>
          <w:szCs w:val="24"/>
        </w:rPr>
        <w:t xml:space="preserve"> </w:t>
      </w:r>
      <w:r w:rsidR="00AA0E29">
        <w:rPr>
          <w:rFonts w:ascii="Times New Roman" w:eastAsia="Times New Roman" w:hAnsi="Times New Roman"/>
          <w:szCs w:val="24"/>
        </w:rPr>
        <w:t>0 if the fire</w:t>
      </w:r>
      <w:r>
        <w:rPr>
          <w:rFonts w:ascii="Times New Roman" w:eastAsia="Times New Roman" w:hAnsi="Times New Roman"/>
          <w:szCs w:val="24"/>
        </w:rPr>
        <w:t xml:space="preserve"> of interest</w:t>
      </w:r>
      <w:r w:rsidR="00AA0E29">
        <w:rPr>
          <w:rFonts w:ascii="Times New Roman" w:eastAsia="Times New Roman" w:hAnsi="Times New Roman"/>
          <w:szCs w:val="24"/>
        </w:rPr>
        <w:t xml:space="preserve"> is allowed to burn unsuppressed and </w:t>
      </w:r>
      <w:r w:rsidR="00AA0E29">
        <w:rPr>
          <w:rFonts w:ascii="Times New Roman" w:eastAsia="Times New Roman" w:hAnsi="Times New Roman"/>
          <w:i/>
          <w:szCs w:val="24"/>
        </w:rPr>
        <w:t>x</w:t>
      </w:r>
      <w:r w:rsidR="00AA0E29">
        <w:rPr>
          <w:rFonts w:ascii="Times New Roman" w:eastAsia="Times New Roman" w:hAnsi="Times New Roman"/>
          <w:i/>
          <w:szCs w:val="24"/>
          <w:vertAlign w:val="subscript"/>
        </w:rPr>
        <w:t>0</w:t>
      </w:r>
      <w:r w:rsidR="000F5F24">
        <w:rPr>
          <w:rFonts w:ascii="Times New Roman" w:eastAsia="Times New Roman" w:hAnsi="Times New Roman"/>
          <w:i/>
          <w:szCs w:val="24"/>
          <w:vertAlign w:val="subscript"/>
        </w:rPr>
        <w:t xml:space="preserve"> </w:t>
      </w:r>
      <w:r w:rsidR="00AA0E29">
        <w:rPr>
          <w:rFonts w:ascii="Times New Roman" w:eastAsia="Times New Roman" w:hAnsi="Times New Roman"/>
          <w:i/>
          <w:szCs w:val="24"/>
        </w:rPr>
        <w:t>=</w:t>
      </w:r>
      <w:r w:rsidR="000F5F24">
        <w:rPr>
          <w:rFonts w:ascii="Times New Roman" w:eastAsia="Times New Roman" w:hAnsi="Times New Roman"/>
          <w:i/>
          <w:szCs w:val="24"/>
        </w:rPr>
        <w:t xml:space="preserve"> </w:t>
      </w:r>
      <w:r w:rsidR="00AA0E29">
        <w:rPr>
          <w:rFonts w:ascii="Times New Roman" w:eastAsia="Times New Roman" w:hAnsi="Times New Roman"/>
          <w:szCs w:val="24"/>
        </w:rPr>
        <w:t xml:space="preserve">1 if not. </w:t>
      </w:r>
      <w:r w:rsidR="00667928">
        <w:rPr>
          <w:rFonts w:ascii="Times New Roman" w:eastAsia="Times New Roman" w:hAnsi="Times New Roman"/>
          <w:szCs w:val="24"/>
        </w:rPr>
        <w:t xml:space="preserve">For this study, we assume that </w:t>
      </w:r>
      <w:r>
        <w:rPr>
          <w:rFonts w:ascii="Times New Roman" w:eastAsia="Times New Roman" w:hAnsi="Times New Roman"/>
          <w:szCs w:val="24"/>
        </w:rPr>
        <w:t xml:space="preserve">subsequent </w:t>
      </w:r>
      <w:r w:rsidR="00667928">
        <w:rPr>
          <w:rFonts w:ascii="Times New Roman" w:eastAsia="Times New Roman" w:hAnsi="Times New Roman"/>
          <w:szCs w:val="24"/>
        </w:rPr>
        <w:t xml:space="preserve">fires will be </w:t>
      </w:r>
      <w:r w:rsidR="00907C71">
        <w:rPr>
          <w:rFonts w:ascii="Times New Roman" w:eastAsia="Times New Roman" w:hAnsi="Times New Roman"/>
          <w:szCs w:val="24"/>
        </w:rPr>
        <w:t xml:space="preserve">treated with full suppression effort </w:t>
      </w:r>
      <w:r w:rsidR="00667928">
        <w:rPr>
          <w:rFonts w:ascii="Times New Roman" w:eastAsia="Times New Roman" w:hAnsi="Times New Roman"/>
          <w:szCs w:val="24"/>
        </w:rPr>
        <w:t xml:space="preserve">and </w:t>
      </w:r>
      <w:r w:rsidR="004C6204">
        <w:rPr>
          <w:rFonts w:ascii="Times New Roman" w:eastAsia="Times New Roman" w:hAnsi="Times New Roman"/>
          <w:szCs w:val="24"/>
        </w:rPr>
        <w:t>we evaluate</w:t>
      </w:r>
      <w:r w:rsidR="00667928">
        <w:rPr>
          <w:rFonts w:ascii="Times New Roman" w:eastAsia="Times New Roman" w:hAnsi="Times New Roman"/>
          <w:szCs w:val="24"/>
        </w:rPr>
        <w:t xml:space="preserve"> </w:t>
      </w:r>
      <w:r w:rsidR="004C6204">
        <w:rPr>
          <w:rFonts w:ascii="Times New Roman" w:eastAsia="Times New Roman" w:hAnsi="Times New Roman"/>
          <w:szCs w:val="24"/>
        </w:rPr>
        <w:t xml:space="preserve">potential suppression cost savings </w:t>
      </w:r>
      <w:r w:rsidR="003238B9">
        <w:rPr>
          <w:rFonts w:ascii="Times New Roman" w:eastAsia="Times New Roman" w:hAnsi="Times New Roman"/>
          <w:szCs w:val="24"/>
        </w:rPr>
        <w:t>resulting from the current</w:t>
      </w:r>
      <w:r w:rsidR="005A0D65">
        <w:rPr>
          <w:rFonts w:ascii="Times New Roman" w:eastAsia="Times New Roman" w:hAnsi="Times New Roman"/>
          <w:szCs w:val="24"/>
        </w:rPr>
        <w:t xml:space="preserve"> </w:t>
      </w:r>
      <w:r w:rsidR="00667928">
        <w:rPr>
          <w:rFonts w:ascii="Times New Roman" w:eastAsia="Times New Roman" w:hAnsi="Times New Roman"/>
          <w:szCs w:val="24"/>
        </w:rPr>
        <w:t>fire</w:t>
      </w:r>
      <w:r w:rsidR="005A0D65">
        <w:rPr>
          <w:rFonts w:ascii="Times New Roman" w:eastAsia="Times New Roman" w:hAnsi="Times New Roman"/>
          <w:szCs w:val="24"/>
        </w:rPr>
        <w:t xml:space="preserve"> of interest</w:t>
      </w:r>
      <w:r w:rsidR="00BA4C55">
        <w:rPr>
          <w:rFonts w:ascii="Times New Roman" w:eastAsia="Times New Roman" w:hAnsi="Times New Roman"/>
          <w:szCs w:val="24"/>
        </w:rPr>
        <w:t xml:space="preserve">. That is, </w:t>
      </w:r>
      <w:proofErr w:type="spellStart"/>
      <w:r w:rsidR="00BA4C55">
        <w:rPr>
          <w:rFonts w:ascii="Times New Roman" w:eastAsia="Times New Roman" w:hAnsi="Times New Roman"/>
          <w:i/>
          <w:szCs w:val="24"/>
        </w:rPr>
        <w:t>x</w:t>
      </w:r>
      <w:r w:rsidR="00BA4C55">
        <w:rPr>
          <w:rFonts w:ascii="Times New Roman" w:eastAsia="Times New Roman" w:hAnsi="Times New Roman"/>
          <w:i/>
          <w:szCs w:val="24"/>
          <w:vertAlign w:val="subscript"/>
        </w:rPr>
        <w:t>t</w:t>
      </w:r>
      <w:proofErr w:type="spellEnd"/>
      <w:r w:rsidR="00BA4C55">
        <w:rPr>
          <w:rFonts w:ascii="Times New Roman" w:eastAsia="Times New Roman" w:hAnsi="Times New Roman"/>
          <w:i/>
          <w:szCs w:val="24"/>
        </w:rPr>
        <w:t>=</w:t>
      </w:r>
      <w:r w:rsidR="00BA4C55">
        <w:rPr>
          <w:rFonts w:ascii="Times New Roman" w:eastAsia="Times New Roman" w:hAnsi="Times New Roman"/>
          <w:szCs w:val="24"/>
        </w:rPr>
        <w:t xml:space="preserve">1 for </w:t>
      </w:r>
      <w:r w:rsidR="00BA4C55">
        <w:rPr>
          <w:rFonts w:ascii="Times New Roman" w:eastAsia="Times New Roman" w:hAnsi="Times New Roman"/>
          <w:i/>
          <w:szCs w:val="24"/>
        </w:rPr>
        <w:t xml:space="preserve">t </w:t>
      </w:r>
      <w:r w:rsidR="00BA4C55">
        <w:rPr>
          <w:rFonts w:ascii="Times New Roman" w:eastAsia="Times New Roman" w:hAnsi="Times New Roman"/>
          <w:szCs w:val="24"/>
        </w:rPr>
        <w:t>= 1,…</w:t>
      </w:r>
      <w:proofErr w:type="gramStart"/>
      <w:r w:rsidR="00BA4C55">
        <w:rPr>
          <w:rFonts w:ascii="Times New Roman" w:eastAsia="Times New Roman" w:hAnsi="Times New Roman"/>
          <w:szCs w:val="24"/>
        </w:rPr>
        <w:t>,</w:t>
      </w:r>
      <w:r w:rsidR="00BA4C55">
        <w:rPr>
          <w:rFonts w:ascii="Times New Roman" w:eastAsia="Times New Roman" w:hAnsi="Times New Roman"/>
          <w:i/>
          <w:szCs w:val="24"/>
        </w:rPr>
        <w:t>T</w:t>
      </w:r>
      <w:proofErr w:type="gramEnd"/>
      <w:r w:rsidR="00BA4C55">
        <w:rPr>
          <w:rFonts w:ascii="Times New Roman" w:eastAsia="Times New Roman" w:hAnsi="Times New Roman"/>
          <w:szCs w:val="24"/>
        </w:rPr>
        <w:t>.</w:t>
      </w:r>
      <w:r w:rsidR="00BA4C55">
        <w:rPr>
          <w:rFonts w:ascii="Times New Roman" w:eastAsia="Times New Roman" w:hAnsi="Times New Roman"/>
          <w:i/>
          <w:szCs w:val="24"/>
        </w:rPr>
        <w:t xml:space="preserve"> </w:t>
      </w:r>
      <w:r w:rsidR="00DB06EB" w:rsidRPr="00BA4C55">
        <w:rPr>
          <w:rFonts w:ascii="Times New Roman" w:eastAsia="Times New Roman" w:hAnsi="Times New Roman"/>
          <w:szCs w:val="24"/>
        </w:rPr>
        <w:t>We</w:t>
      </w:r>
      <w:r w:rsidR="00DB06EB">
        <w:rPr>
          <w:rFonts w:ascii="Times New Roman" w:eastAsia="Times New Roman" w:hAnsi="Times New Roman"/>
          <w:szCs w:val="24"/>
        </w:rPr>
        <w:t xml:space="preserve"> </w:t>
      </w:r>
      <w:r w:rsidR="003238B9">
        <w:rPr>
          <w:rFonts w:ascii="Times New Roman" w:eastAsia="Times New Roman" w:hAnsi="Times New Roman"/>
          <w:szCs w:val="24"/>
        </w:rPr>
        <w:t>plan to relax</w:t>
      </w:r>
      <w:r w:rsidR="00DB06EB">
        <w:rPr>
          <w:rFonts w:ascii="Times New Roman" w:eastAsia="Times New Roman" w:hAnsi="Times New Roman"/>
          <w:szCs w:val="24"/>
        </w:rPr>
        <w:t xml:space="preserve"> this assumption in future research once we develop a full model of </w:t>
      </w:r>
      <w:r w:rsidR="00BA4C55">
        <w:rPr>
          <w:rFonts w:ascii="Times New Roman" w:eastAsia="Times New Roman" w:hAnsi="Times New Roman"/>
          <w:szCs w:val="24"/>
        </w:rPr>
        <w:t>net-value-change</w:t>
      </w:r>
      <w:r w:rsidR="00DB06EB">
        <w:rPr>
          <w:rFonts w:ascii="Times New Roman" w:eastAsia="Times New Roman" w:hAnsi="Times New Roman"/>
          <w:szCs w:val="24"/>
        </w:rPr>
        <w:t xml:space="preserve"> and can adjust the policy for </w:t>
      </w:r>
      <w:r>
        <w:rPr>
          <w:rFonts w:ascii="Times New Roman" w:eastAsia="Times New Roman" w:hAnsi="Times New Roman"/>
          <w:szCs w:val="24"/>
        </w:rPr>
        <w:t xml:space="preserve">subsequent </w:t>
      </w:r>
      <w:r w:rsidR="00DB06EB">
        <w:rPr>
          <w:rFonts w:ascii="Times New Roman" w:eastAsia="Times New Roman" w:hAnsi="Times New Roman"/>
          <w:szCs w:val="24"/>
        </w:rPr>
        <w:t xml:space="preserve">fires in a meaningful way. </w:t>
      </w:r>
      <w:r w:rsidR="00674FD9">
        <w:rPr>
          <w:rFonts w:ascii="Times New Roman" w:eastAsia="Times New Roman" w:hAnsi="Times New Roman"/>
          <w:szCs w:val="24"/>
        </w:rPr>
        <w:t xml:space="preserve">We also </w:t>
      </w:r>
      <w:r w:rsidR="003238B9">
        <w:rPr>
          <w:rFonts w:ascii="Times New Roman" w:eastAsia="Times New Roman" w:hAnsi="Times New Roman"/>
          <w:szCs w:val="24"/>
        </w:rPr>
        <w:t>hope to extend</w:t>
      </w:r>
      <w:r w:rsidR="00674FD9">
        <w:rPr>
          <w:rFonts w:ascii="Times New Roman" w:eastAsia="Times New Roman" w:hAnsi="Times New Roman"/>
          <w:szCs w:val="24"/>
        </w:rPr>
        <w:t xml:space="preserve"> the choice set to include a</w:t>
      </w:r>
      <w:r w:rsidR="003238B9">
        <w:rPr>
          <w:rFonts w:ascii="Times New Roman" w:eastAsia="Times New Roman" w:hAnsi="Times New Roman"/>
          <w:szCs w:val="24"/>
        </w:rPr>
        <w:t xml:space="preserve"> wider</w:t>
      </w:r>
      <w:r w:rsidR="00674FD9">
        <w:rPr>
          <w:rFonts w:ascii="Times New Roman" w:eastAsia="Times New Roman" w:hAnsi="Times New Roman"/>
          <w:szCs w:val="24"/>
        </w:rPr>
        <w:t xml:space="preserve"> range of fire suppression </w:t>
      </w:r>
      <w:r w:rsidR="001D56B7">
        <w:rPr>
          <w:rFonts w:ascii="Times New Roman" w:eastAsia="Times New Roman" w:hAnsi="Times New Roman"/>
          <w:szCs w:val="24"/>
        </w:rPr>
        <w:t xml:space="preserve">options, including partial containment, </w:t>
      </w:r>
      <w:r w:rsidR="00674FD9">
        <w:rPr>
          <w:rFonts w:ascii="Times New Roman" w:eastAsia="Times New Roman" w:hAnsi="Times New Roman"/>
          <w:szCs w:val="24"/>
        </w:rPr>
        <w:t xml:space="preserve">and </w:t>
      </w:r>
      <w:r w:rsidR="001D56B7">
        <w:rPr>
          <w:rFonts w:ascii="Times New Roman" w:eastAsia="Times New Roman" w:hAnsi="Times New Roman"/>
          <w:szCs w:val="24"/>
        </w:rPr>
        <w:t>strategic</w:t>
      </w:r>
      <w:r w:rsidR="00674FD9">
        <w:rPr>
          <w:rFonts w:ascii="Times New Roman" w:eastAsia="Times New Roman" w:hAnsi="Times New Roman"/>
          <w:szCs w:val="24"/>
        </w:rPr>
        <w:t xml:space="preserve"> placement of fuel treatment</w:t>
      </w:r>
      <w:r w:rsidR="001D56B7">
        <w:rPr>
          <w:rFonts w:ascii="Times New Roman" w:eastAsia="Times New Roman" w:hAnsi="Times New Roman"/>
          <w:szCs w:val="24"/>
        </w:rPr>
        <w:t>s on a landscape</w:t>
      </w:r>
      <w:r w:rsidR="00674FD9">
        <w:rPr>
          <w:rFonts w:ascii="Times New Roman" w:eastAsia="Times New Roman" w:hAnsi="Times New Roman"/>
          <w:szCs w:val="24"/>
        </w:rPr>
        <w:t>.</w:t>
      </w:r>
    </w:p>
    <w:p w:rsidR="00AA0E29" w:rsidRDefault="00674FD9" w:rsidP="0036452C">
      <w:pPr>
        <w:widowControl w:val="0"/>
        <w:spacing w:line="480" w:lineRule="auto"/>
        <w:rPr>
          <w:rFonts w:ascii="Times New Roman" w:eastAsia="Times New Roman" w:hAnsi="Times New Roman"/>
          <w:szCs w:val="24"/>
        </w:rPr>
      </w:pPr>
      <w:r>
        <w:rPr>
          <w:rFonts w:ascii="Times New Roman" w:eastAsia="Times New Roman" w:hAnsi="Times New Roman"/>
          <w:szCs w:val="24"/>
        </w:rPr>
        <w:lastRenderedPageBreak/>
        <w:tab/>
        <w:t>We define variables as follows:</w:t>
      </w:r>
    </w:p>
    <w:p w:rsidR="000E0C80" w:rsidRPr="00427477" w:rsidRDefault="004C6204" w:rsidP="00EB3B5E">
      <w:pPr>
        <w:widowControl w:val="0"/>
        <w:spacing w:line="480" w:lineRule="auto"/>
        <w:ind w:left="720" w:hanging="720"/>
        <w:rPr>
          <w:rFonts w:ascii="Times New Roman" w:eastAsia="Times New Roman" w:hAnsi="Times New Roman"/>
          <w:szCs w:val="24"/>
        </w:rPr>
      </w:pPr>
      <w:proofErr w:type="spellStart"/>
      <w:proofErr w:type="gramStart"/>
      <w:r>
        <w:rPr>
          <w:rFonts w:ascii="Times New Roman" w:eastAsia="Times New Roman" w:hAnsi="Times New Roman"/>
          <w:i/>
          <w:szCs w:val="24"/>
        </w:rPr>
        <w:t>s</w:t>
      </w:r>
      <w:r>
        <w:rPr>
          <w:rFonts w:ascii="Times New Roman" w:eastAsia="Times New Roman" w:hAnsi="Times New Roman"/>
          <w:i/>
          <w:szCs w:val="24"/>
          <w:vertAlign w:val="subscript"/>
        </w:rPr>
        <w:t>t</w:t>
      </w:r>
      <w:proofErr w:type="spellEnd"/>
      <w:proofErr w:type="gramEnd"/>
      <w:r w:rsidR="00664817">
        <w:rPr>
          <w:rFonts w:ascii="Times New Roman" w:eastAsia="Times New Roman" w:hAnsi="Times New Roman"/>
          <w:szCs w:val="24"/>
        </w:rPr>
        <w:tab/>
      </w:r>
      <w:r w:rsidR="00ED7F87">
        <w:rPr>
          <w:rFonts w:ascii="Times New Roman" w:eastAsia="Times New Roman" w:hAnsi="Times New Roman"/>
          <w:szCs w:val="24"/>
        </w:rPr>
        <w:t xml:space="preserve">is a vector of </w:t>
      </w:r>
      <w:r w:rsidR="00664817">
        <w:rPr>
          <w:rFonts w:ascii="Times New Roman" w:eastAsia="Times New Roman" w:hAnsi="Times New Roman"/>
          <w:szCs w:val="24"/>
        </w:rPr>
        <w:t xml:space="preserve">state </w:t>
      </w:r>
      <w:r w:rsidR="000E0C80" w:rsidRPr="000E0C80">
        <w:rPr>
          <w:rFonts w:ascii="Times New Roman" w:eastAsia="Times New Roman" w:hAnsi="Times New Roman"/>
          <w:szCs w:val="24"/>
        </w:rPr>
        <w:t>variables de</w:t>
      </w:r>
      <w:r w:rsidR="004D6B32">
        <w:rPr>
          <w:rFonts w:ascii="Times New Roman" w:eastAsia="Times New Roman" w:hAnsi="Times New Roman"/>
          <w:szCs w:val="24"/>
        </w:rPr>
        <w:t>scrib</w:t>
      </w:r>
      <w:r w:rsidR="000E0C80" w:rsidRPr="000E0C80">
        <w:rPr>
          <w:rFonts w:ascii="Times New Roman" w:eastAsia="Times New Roman" w:hAnsi="Times New Roman"/>
          <w:szCs w:val="24"/>
        </w:rPr>
        <w:t>ing the landscape</w:t>
      </w:r>
      <w:r>
        <w:rPr>
          <w:rFonts w:ascii="Times New Roman" w:eastAsia="Times New Roman" w:hAnsi="Times New Roman"/>
          <w:szCs w:val="24"/>
        </w:rPr>
        <w:t xml:space="preserve"> at time </w:t>
      </w:r>
      <w:r>
        <w:rPr>
          <w:rFonts w:ascii="Times New Roman" w:eastAsia="Times New Roman" w:hAnsi="Times New Roman"/>
          <w:i/>
          <w:szCs w:val="24"/>
        </w:rPr>
        <w:t>t</w:t>
      </w:r>
      <w:r w:rsidR="004D6B32">
        <w:rPr>
          <w:rFonts w:ascii="Times New Roman" w:eastAsia="Times New Roman" w:hAnsi="Times New Roman"/>
          <w:szCs w:val="24"/>
        </w:rPr>
        <w:t>.</w:t>
      </w:r>
      <w:r w:rsidR="000E0C80" w:rsidRPr="000E0C80">
        <w:rPr>
          <w:rFonts w:ascii="Times New Roman" w:eastAsia="Times New Roman" w:hAnsi="Times New Roman"/>
          <w:szCs w:val="24"/>
        </w:rPr>
        <w:t xml:space="preserve"> </w:t>
      </w:r>
      <w:r>
        <w:rPr>
          <w:rFonts w:ascii="Times New Roman" w:eastAsia="Times New Roman" w:hAnsi="Times New Roman"/>
          <w:szCs w:val="24"/>
        </w:rPr>
        <w:t>Variables</w:t>
      </w:r>
      <w:r w:rsidRPr="000E0C80">
        <w:rPr>
          <w:rFonts w:ascii="Times New Roman" w:eastAsia="Times New Roman" w:hAnsi="Times New Roman"/>
          <w:szCs w:val="24"/>
        </w:rPr>
        <w:t xml:space="preserve"> </w:t>
      </w:r>
      <w:r w:rsidR="000E0C80" w:rsidRPr="000E0C80">
        <w:rPr>
          <w:rFonts w:ascii="Times New Roman" w:eastAsia="Times New Roman" w:hAnsi="Times New Roman"/>
          <w:szCs w:val="24"/>
        </w:rPr>
        <w:t>include aspect, elevation, slope, and vegetation</w:t>
      </w:r>
      <w:r>
        <w:rPr>
          <w:rFonts w:ascii="Times New Roman" w:eastAsia="Times New Roman" w:hAnsi="Times New Roman"/>
          <w:szCs w:val="24"/>
        </w:rPr>
        <w:t xml:space="preserve">; </w:t>
      </w:r>
      <w:r>
        <w:rPr>
          <w:rFonts w:ascii="Times New Roman" w:eastAsia="Times New Roman" w:hAnsi="Times New Roman"/>
          <w:i/>
          <w:szCs w:val="24"/>
        </w:rPr>
        <w:t>s</w:t>
      </w:r>
      <w:r>
        <w:rPr>
          <w:rFonts w:ascii="Times New Roman" w:eastAsia="Times New Roman" w:hAnsi="Times New Roman"/>
          <w:i/>
          <w:szCs w:val="24"/>
          <w:vertAlign w:val="subscript"/>
        </w:rPr>
        <w:t>0</w:t>
      </w:r>
      <w:r>
        <w:rPr>
          <w:rFonts w:ascii="Times New Roman" w:eastAsia="Times New Roman" w:hAnsi="Times New Roman"/>
          <w:i/>
          <w:szCs w:val="24"/>
        </w:rPr>
        <w:t xml:space="preserve"> </w:t>
      </w:r>
      <w:r>
        <w:rPr>
          <w:rFonts w:ascii="Times New Roman" w:eastAsia="Times New Roman" w:hAnsi="Times New Roman"/>
          <w:szCs w:val="24"/>
        </w:rPr>
        <w:t xml:space="preserve">describes the initial landscape, in which the fire of interest occurs. </w:t>
      </w:r>
      <w:r w:rsidR="00ED7F87">
        <w:rPr>
          <w:rFonts w:ascii="Times New Roman" w:eastAsia="Times New Roman" w:hAnsi="Times New Roman"/>
          <w:szCs w:val="24"/>
        </w:rPr>
        <w:t xml:space="preserve">The landscape evolves over time so </w:t>
      </w:r>
      <w:r w:rsidR="00ED7F87" w:rsidRPr="00B759BE">
        <w:rPr>
          <w:rFonts w:ascii="Times New Roman" w:eastAsia="Times New Roman" w:hAnsi="Times New Roman"/>
          <w:szCs w:val="24"/>
        </w:rPr>
        <w:t>that</w:t>
      </w:r>
      <w:r w:rsidR="00B759BE" w:rsidRPr="00B759BE">
        <w:rPr>
          <w:rFonts w:ascii="Times New Roman" w:eastAsia="Times New Roman" w:hAnsi="Times New Roman"/>
          <w:szCs w:val="24"/>
        </w:rPr>
        <w:t xml:space="preserve"> </w:t>
      </w:r>
      <w:r w:rsidR="00B759BE" w:rsidRPr="00EB3B5E">
        <w:rPr>
          <w:rFonts w:ascii="Times New Roman" w:hAnsi="Times New Roman"/>
          <w:i/>
        </w:rPr>
        <w:t>s</w:t>
      </w:r>
      <w:r w:rsidR="00B759BE" w:rsidRPr="00EB3B5E">
        <w:rPr>
          <w:rFonts w:ascii="Times New Roman" w:hAnsi="Times New Roman"/>
          <w:i/>
          <w:vertAlign w:val="subscript"/>
        </w:rPr>
        <w:t>t</w:t>
      </w:r>
      <w:r w:rsidR="00B759BE" w:rsidRPr="00EB3B5E">
        <w:rPr>
          <w:rFonts w:ascii="Times New Roman" w:hAnsi="Times New Roman"/>
          <w:vertAlign w:val="subscript"/>
        </w:rPr>
        <w:t>+1</w:t>
      </w:r>
      <w:r w:rsidR="00B759BE" w:rsidRPr="00EB3B5E">
        <w:rPr>
          <w:rFonts w:ascii="Times New Roman" w:hAnsi="Times New Roman"/>
        </w:rPr>
        <w:t xml:space="preserve"> = </w:t>
      </w:r>
      <w:proofErr w:type="gramStart"/>
      <w:r w:rsidR="00B759BE" w:rsidRPr="00EB3B5E">
        <w:rPr>
          <w:rFonts w:ascii="Times New Roman" w:hAnsi="Times New Roman"/>
          <w:i/>
        </w:rPr>
        <w:t>S</w:t>
      </w:r>
      <w:r w:rsidR="00B759BE" w:rsidRPr="00EB3B5E">
        <w:rPr>
          <w:rFonts w:ascii="Times New Roman" w:hAnsi="Times New Roman"/>
        </w:rPr>
        <w:t>(</w:t>
      </w:r>
      <w:proofErr w:type="spellStart"/>
      <w:proofErr w:type="gramEnd"/>
      <w:r w:rsidR="00B759BE" w:rsidRPr="00EB3B5E">
        <w:rPr>
          <w:rFonts w:ascii="Times New Roman" w:hAnsi="Times New Roman"/>
          <w:i/>
        </w:rPr>
        <w:t>s</w:t>
      </w:r>
      <w:r w:rsidR="00B759BE" w:rsidRPr="00EB3B5E">
        <w:rPr>
          <w:rFonts w:ascii="Times New Roman" w:hAnsi="Times New Roman"/>
          <w:i/>
          <w:vertAlign w:val="subscript"/>
        </w:rPr>
        <w:t>t</w:t>
      </w:r>
      <w:r w:rsidR="00B759BE">
        <w:rPr>
          <w:rFonts w:ascii="Times New Roman" w:hAnsi="Times New Roman"/>
          <w:i/>
        </w:rPr>
        <w:t>,</w:t>
      </w:r>
      <w:r w:rsidR="00B759BE" w:rsidRPr="00EB3B5E">
        <w:rPr>
          <w:rFonts w:ascii="Times New Roman" w:hAnsi="Times New Roman"/>
          <w:i/>
        </w:rPr>
        <w:t>w</w:t>
      </w:r>
      <w:r w:rsidR="00B759BE" w:rsidRPr="00EB3B5E">
        <w:rPr>
          <w:rFonts w:ascii="Times New Roman" w:hAnsi="Times New Roman"/>
          <w:i/>
          <w:vertAlign w:val="subscript"/>
        </w:rPr>
        <w:t>t</w:t>
      </w:r>
      <w:r w:rsidR="00B759BE">
        <w:rPr>
          <w:rFonts w:ascii="Times New Roman" w:hAnsi="Times New Roman"/>
          <w:i/>
        </w:rPr>
        <w:t>,</w:t>
      </w:r>
      <w:r w:rsidR="00B759BE" w:rsidRPr="00EB3B5E">
        <w:rPr>
          <w:rFonts w:ascii="Times New Roman" w:hAnsi="Times New Roman"/>
          <w:i/>
        </w:rPr>
        <w:t>x</w:t>
      </w:r>
      <w:r w:rsidR="00B759BE" w:rsidRPr="00EB3B5E">
        <w:rPr>
          <w:rFonts w:ascii="Times New Roman" w:hAnsi="Times New Roman"/>
          <w:i/>
          <w:vertAlign w:val="subscript"/>
        </w:rPr>
        <w:t>t</w:t>
      </w:r>
      <w:proofErr w:type="spellEnd"/>
      <w:r w:rsidR="00FE50C8">
        <w:rPr>
          <w:rFonts w:ascii="Times New Roman" w:hAnsi="Times New Roman"/>
        </w:rPr>
        <w:t xml:space="preserve">) in </w:t>
      </w:r>
      <w:r w:rsidR="00FE50C8">
        <w:rPr>
          <w:rFonts w:ascii="Times New Roman" w:eastAsia="Times New Roman" w:hAnsi="Times New Roman"/>
          <w:szCs w:val="24"/>
        </w:rPr>
        <w:t xml:space="preserve">each time period </w:t>
      </w:r>
      <w:r w:rsidR="00FE50C8">
        <w:rPr>
          <w:rFonts w:ascii="Times New Roman" w:eastAsia="Times New Roman" w:hAnsi="Times New Roman"/>
          <w:i/>
          <w:szCs w:val="24"/>
        </w:rPr>
        <w:t xml:space="preserve">t </w:t>
      </w:r>
      <w:r w:rsidR="00FE50C8">
        <w:rPr>
          <w:rFonts w:ascii="Times New Roman" w:eastAsia="Times New Roman" w:hAnsi="Times New Roman"/>
          <w:szCs w:val="24"/>
        </w:rPr>
        <w:t>= 0,…,</w:t>
      </w:r>
      <w:r w:rsidR="00FE50C8" w:rsidRPr="006425D5">
        <w:rPr>
          <w:rFonts w:ascii="Times New Roman" w:eastAsia="Times New Roman" w:hAnsi="Times New Roman"/>
          <w:i/>
          <w:szCs w:val="24"/>
        </w:rPr>
        <w:t xml:space="preserve"> </w:t>
      </w:r>
      <w:r w:rsidR="00FE50C8">
        <w:rPr>
          <w:rFonts w:ascii="Times New Roman" w:eastAsia="Times New Roman" w:hAnsi="Times New Roman"/>
          <w:i/>
          <w:szCs w:val="24"/>
        </w:rPr>
        <w:t>T</w:t>
      </w:r>
      <w:r w:rsidR="00FE50C8">
        <w:rPr>
          <w:rFonts w:ascii="Times New Roman" w:eastAsia="Times New Roman" w:hAnsi="Times New Roman"/>
          <w:szCs w:val="24"/>
        </w:rPr>
        <w:t>–1</w:t>
      </w:r>
      <w:r>
        <w:rPr>
          <w:rFonts w:ascii="Times New Roman" w:eastAsia="Times New Roman" w:hAnsi="Times New Roman"/>
          <w:szCs w:val="24"/>
        </w:rPr>
        <w:t>.</w:t>
      </w:r>
      <w:r w:rsidR="00FE50C8">
        <w:rPr>
          <w:rFonts w:ascii="Times New Roman" w:eastAsia="Times New Roman" w:hAnsi="Times New Roman"/>
          <w:szCs w:val="24"/>
        </w:rPr>
        <w:t xml:space="preserve"> </w:t>
      </w:r>
      <w:proofErr w:type="gramStart"/>
      <w:r w:rsidR="00FE50C8" w:rsidRPr="009D1FEF">
        <w:rPr>
          <w:rFonts w:ascii="Times New Roman" w:eastAsia="Times New Roman" w:hAnsi="Times New Roman"/>
          <w:i/>
          <w:szCs w:val="24"/>
        </w:rPr>
        <w:t>S</w:t>
      </w:r>
      <w:r w:rsidR="00FE50C8" w:rsidRPr="00EB3B5E">
        <w:rPr>
          <w:rFonts w:ascii="Times New Roman" w:eastAsia="Times New Roman" w:hAnsi="Times New Roman"/>
          <w:szCs w:val="24"/>
        </w:rPr>
        <w:t>(</w:t>
      </w:r>
      <w:proofErr w:type="spellStart"/>
      <w:proofErr w:type="gramEnd"/>
      <w:r w:rsidR="00FE50C8" w:rsidRPr="009D1FEF">
        <w:rPr>
          <w:rFonts w:ascii="Times New Roman" w:eastAsia="Times New Roman" w:hAnsi="Times New Roman"/>
          <w:i/>
          <w:szCs w:val="24"/>
        </w:rPr>
        <w:t>s</w:t>
      </w:r>
      <w:r w:rsidR="00FE50C8" w:rsidRPr="009D1FEF">
        <w:rPr>
          <w:rFonts w:ascii="Times New Roman" w:eastAsia="Times New Roman" w:hAnsi="Times New Roman"/>
          <w:i/>
          <w:szCs w:val="24"/>
          <w:vertAlign w:val="subscript"/>
        </w:rPr>
        <w:t>t</w:t>
      </w:r>
      <w:r w:rsidR="00FE50C8" w:rsidRPr="009D1FEF">
        <w:rPr>
          <w:rFonts w:ascii="Times New Roman" w:eastAsia="Times New Roman" w:hAnsi="Times New Roman"/>
          <w:i/>
          <w:szCs w:val="24"/>
        </w:rPr>
        <w:t>,w</w:t>
      </w:r>
      <w:r w:rsidR="00FE50C8" w:rsidRPr="009D1FEF">
        <w:rPr>
          <w:rFonts w:ascii="Times New Roman" w:eastAsia="Times New Roman" w:hAnsi="Times New Roman"/>
          <w:i/>
          <w:szCs w:val="24"/>
          <w:vertAlign w:val="subscript"/>
        </w:rPr>
        <w:t>t</w:t>
      </w:r>
      <w:proofErr w:type="spellEnd"/>
      <w:r w:rsidR="00FE50C8" w:rsidRPr="009D1FEF">
        <w:rPr>
          <w:rFonts w:ascii="Times New Roman" w:eastAsia="Times New Roman" w:hAnsi="Times New Roman"/>
          <w:i/>
          <w:szCs w:val="24"/>
          <w:vertAlign w:val="subscript"/>
        </w:rPr>
        <w:t xml:space="preserve"> </w:t>
      </w:r>
      <w:r w:rsidR="00FE50C8">
        <w:rPr>
          <w:rFonts w:ascii="Times New Roman" w:eastAsia="Times New Roman" w:hAnsi="Times New Roman"/>
          <w:i/>
          <w:szCs w:val="24"/>
        </w:rPr>
        <w:t>,</w:t>
      </w:r>
      <w:proofErr w:type="spellStart"/>
      <w:r w:rsidR="00FE50C8" w:rsidRPr="009D1FEF">
        <w:rPr>
          <w:rFonts w:ascii="Times New Roman" w:eastAsia="Times New Roman" w:hAnsi="Times New Roman"/>
          <w:i/>
          <w:szCs w:val="24"/>
        </w:rPr>
        <w:t>x</w:t>
      </w:r>
      <w:r w:rsidR="00FE50C8">
        <w:rPr>
          <w:rFonts w:ascii="Times New Roman" w:eastAsia="Times New Roman" w:hAnsi="Times New Roman"/>
          <w:i/>
          <w:szCs w:val="24"/>
          <w:vertAlign w:val="subscript"/>
        </w:rPr>
        <w:t>t</w:t>
      </w:r>
      <w:proofErr w:type="spellEnd"/>
      <w:r w:rsidR="00FE50C8" w:rsidRPr="00EB3B5E">
        <w:rPr>
          <w:rFonts w:ascii="Times New Roman" w:eastAsia="Times New Roman" w:hAnsi="Times New Roman"/>
          <w:szCs w:val="24"/>
        </w:rPr>
        <w:t>)</w:t>
      </w:r>
      <w:r w:rsidR="00FE50C8">
        <w:rPr>
          <w:rFonts w:ascii="Times New Roman" w:eastAsia="Times New Roman" w:hAnsi="Times New Roman"/>
          <w:szCs w:val="24"/>
        </w:rPr>
        <w:t xml:space="preserve"> is a model of state transitions and represents the effect of fire and the subsequent development of fuel and vegetation on the landscape.</w:t>
      </w:r>
    </w:p>
    <w:p w:rsidR="000E0C80" w:rsidRPr="000E0C80" w:rsidRDefault="003C5C60" w:rsidP="00EB3B5E">
      <w:pPr>
        <w:widowControl w:val="0"/>
        <w:spacing w:line="480" w:lineRule="auto"/>
        <w:ind w:left="720" w:hanging="720"/>
        <w:rPr>
          <w:rFonts w:ascii="Times New Roman" w:eastAsia="Times New Roman" w:hAnsi="Times New Roman"/>
          <w:szCs w:val="24"/>
        </w:rPr>
      </w:pPr>
      <m:oMath>
        <m:r>
          <m:rPr>
            <m:sty m:val="b"/>
          </m:rPr>
          <w:rPr>
            <w:rFonts w:ascii="Cambria Math" w:eastAsia="Times New Roman" w:hAnsi="Cambria Math"/>
            <w:szCs w:val="24"/>
          </w:rPr>
          <m:t>w</m:t>
        </m:r>
      </m:oMath>
      <w:r w:rsidR="000E0C80" w:rsidRPr="000E0C80">
        <w:rPr>
          <w:rFonts w:ascii="Times New Roman" w:eastAsia="Times New Roman" w:hAnsi="Times New Roman"/>
          <w:szCs w:val="24"/>
        </w:rPr>
        <w:t xml:space="preserve"> </w:t>
      </w:r>
      <w:r w:rsidR="00664817">
        <w:rPr>
          <w:rFonts w:ascii="Times New Roman" w:eastAsia="Times New Roman" w:hAnsi="Times New Roman"/>
          <w:szCs w:val="24"/>
        </w:rPr>
        <w:tab/>
      </w:r>
      <w:proofErr w:type="gramStart"/>
      <w:r w:rsidR="000E0C80" w:rsidRPr="000E0C80">
        <w:rPr>
          <w:rFonts w:ascii="Times New Roman" w:eastAsia="Times New Roman" w:hAnsi="Times New Roman"/>
          <w:szCs w:val="24"/>
        </w:rPr>
        <w:t>is</w:t>
      </w:r>
      <w:proofErr w:type="gramEnd"/>
      <w:r w:rsidR="000E0C80" w:rsidRPr="000E0C80">
        <w:rPr>
          <w:rFonts w:ascii="Times New Roman" w:eastAsia="Times New Roman" w:hAnsi="Times New Roman"/>
          <w:szCs w:val="24"/>
        </w:rPr>
        <w:t xml:space="preserve"> a </w:t>
      </w:r>
      <w:r w:rsidR="002A05C2">
        <w:rPr>
          <w:rFonts w:ascii="Times New Roman" w:eastAsia="Times New Roman" w:hAnsi="Times New Roman"/>
          <w:szCs w:val="24"/>
        </w:rPr>
        <w:t>set</w:t>
      </w:r>
      <w:r w:rsidR="002A05C2" w:rsidRPr="000E0C80">
        <w:rPr>
          <w:rFonts w:ascii="Times New Roman" w:eastAsia="Times New Roman" w:hAnsi="Times New Roman"/>
          <w:szCs w:val="24"/>
        </w:rPr>
        <w:t xml:space="preserve"> </w:t>
      </w:r>
      <w:r w:rsidR="000E0C80" w:rsidRPr="000E0C80">
        <w:rPr>
          <w:rFonts w:ascii="Times New Roman" w:eastAsia="Times New Roman" w:hAnsi="Times New Roman"/>
          <w:szCs w:val="24"/>
        </w:rPr>
        <w:t xml:space="preserve">of </w:t>
      </w:r>
      <w:r w:rsidR="00C31F1F">
        <w:rPr>
          <w:rFonts w:ascii="Times New Roman" w:eastAsia="Times New Roman" w:hAnsi="Times New Roman"/>
          <w:szCs w:val="24"/>
        </w:rPr>
        <w:t xml:space="preserve">random </w:t>
      </w:r>
      <w:r w:rsidR="00137D26">
        <w:rPr>
          <w:rFonts w:ascii="Times New Roman" w:eastAsia="Times New Roman" w:hAnsi="Times New Roman"/>
          <w:szCs w:val="24"/>
        </w:rPr>
        <w:t>variables</w:t>
      </w:r>
      <w:r w:rsidR="002A05C2">
        <w:rPr>
          <w:rFonts w:ascii="Times New Roman" w:eastAsia="Times New Roman" w:hAnsi="Times New Roman"/>
          <w:szCs w:val="24"/>
        </w:rPr>
        <w:t xml:space="preserve">, </w:t>
      </w:r>
      <m:oMath>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rPr>
                  <m:t>w</m:t>
                </m:r>
              </m:e>
              <m:sub>
                <m:r>
                  <w:rPr>
                    <w:rFonts w:ascii="Cambria Math" w:eastAsia="Times New Roman" w:hAnsi="Cambria Math"/>
                    <w:szCs w:val="24"/>
                  </w:rPr>
                  <m:t>0</m:t>
                </m:r>
              </m:sub>
            </m:sSub>
            <m:r>
              <w:rPr>
                <w:rFonts w:ascii="Cambria Math" w:eastAsia="Times New Roman" w:hAnsi="Cambria Math"/>
                <w:szCs w:val="24"/>
              </w:rPr>
              <m:t>,</m:t>
            </m:r>
            <m:sSub>
              <m:sSubPr>
                <m:ctrlPr>
                  <w:rPr>
                    <w:rFonts w:ascii="Cambria Math" w:eastAsia="Times New Roman" w:hAnsi="Cambria Math"/>
                    <w:i/>
                    <w:szCs w:val="24"/>
                  </w:rPr>
                </m:ctrlPr>
              </m:sSubPr>
              <m:e>
                <m:r>
                  <w:rPr>
                    <w:rFonts w:ascii="Cambria Math" w:eastAsia="Times New Roman" w:hAnsi="Cambria Math"/>
                    <w:szCs w:val="24"/>
                  </w:rPr>
                  <m:t>w</m:t>
                </m:r>
              </m:e>
              <m:sub>
                <m:r>
                  <w:rPr>
                    <w:rFonts w:ascii="Cambria Math" w:eastAsia="Times New Roman" w:hAnsi="Cambria Math"/>
                    <w:szCs w:val="24"/>
                  </w:rPr>
                  <m:t>1</m:t>
                </m:r>
              </m:sub>
            </m:sSub>
            <m:r>
              <w:rPr>
                <w:rFonts w:ascii="Cambria Math" w:eastAsia="Times New Roman" w:hAnsi="Cambria Math"/>
                <w:szCs w:val="24"/>
              </w:rPr>
              <m:t>,…,</m:t>
            </m:r>
            <m:sSub>
              <m:sSubPr>
                <m:ctrlPr>
                  <w:rPr>
                    <w:rFonts w:ascii="Cambria Math" w:eastAsia="Times New Roman" w:hAnsi="Cambria Math"/>
                    <w:i/>
                    <w:szCs w:val="24"/>
                  </w:rPr>
                </m:ctrlPr>
              </m:sSubPr>
              <m:e>
                <m:r>
                  <w:rPr>
                    <w:rFonts w:ascii="Cambria Math" w:eastAsia="Times New Roman" w:hAnsi="Cambria Math"/>
                    <w:szCs w:val="24"/>
                  </w:rPr>
                  <m:t>w</m:t>
                </m:r>
              </m:e>
              <m:sub>
                <m:r>
                  <w:rPr>
                    <w:rFonts w:ascii="Cambria Math" w:eastAsia="Times New Roman" w:hAnsi="Cambria Math"/>
                    <w:szCs w:val="24"/>
                  </w:rPr>
                  <m:t>T-1</m:t>
                </m:r>
              </m:sub>
            </m:sSub>
          </m:e>
        </m:d>
        <m:r>
          <w:rPr>
            <w:rFonts w:ascii="Cambria Math" w:eastAsia="Times New Roman" w:hAnsi="Cambria Math"/>
            <w:szCs w:val="24"/>
          </w:rPr>
          <m:t xml:space="preserve">, </m:t>
        </m:r>
      </m:oMath>
      <w:r w:rsidR="00137D26">
        <w:rPr>
          <w:rFonts w:ascii="Times New Roman" w:eastAsia="Times New Roman" w:hAnsi="Times New Roman"/>
          <w:szCs w:val="24"/>
        </w:rPr>
        <w:t xml:space="preserve"> that drive fire behavior during ea</w:t>
      </w:r>
      <w:proofErr w:type="spellStart"/>
      <w:r w:rsidR="0049027C">
        <w:rPr>
          <w:rFonts w:ascii="Times New Roman" w:eastAsia="Times New Roman" w:hAnsi="Times New Roman"/>
          <w:szCs w:val="24"/>
        </w:rPr>
        <w:t>ch</w:t>
      </w:r>
      <w:proofErr w:type="spellEnd"/>
      <w:r w:rsidR="0049027C">
        <w:rPr>
          <w:rFonts w:ascii="Times New Roman" w:eastAsia="Times New Roman" w:hAnsi="Times New Roman"/>
          <w:szCs w:val="24"/>
        </w:rPr>
        <w:t xml:space="preserve"> time </w:t>
      </w:r>
      <w:r w:rsidR="0049027C" w:rsidRPr="000E0C80">
        <w:rPr>
          <w:rFonts w:ascii="Times New Roman" w:eastAsia="Times New Roman" w:hAnsi="Times New Roman"/>
          <w:szCs w:val="24"/>
        </w:rPr>
        <w:t xml:space="preserve">period </w:t>
      </w:r>
      <w:r w:rsidR="0049027C">
        <w:rPr>
          <w:rFonts w:ascii="Times New Roman" w:eastAsia="Times New Roman" w:hAnsi="Times New Roman"/>
          <w:i/>
          <w:szCs w:val="24"/>
        </w:rPr>
        <w:t>t</w:t>
      </w:r>
      <w:r w:rsidR="000F5F24">
        <w:rPr>
          <w:rFonts w:ascii="Times New Roman" w:eastAsia="Times New Roman" w:hAnsi="Times New Roman"/>
          <w:i/>
          <w:szCs w:val="24"/>
        </w:rPr>
        <w:t xml:space="preserve"> </w:t>
      </w:r>
      <w:r w:rsidR="0049027C">
        <w:rPr>
          <w:rFonts w:ascii="Times New Roman" w:eastAsia="Times New Roman" w:hAnsi="Times New Roman"/>
          <w:szCs w:val="24"/>
        </w:rPr>
        <w:t>=</w:t>
      </w:r>
      <w:r w:rsidR="000F5F24">
        <w:rPr>
          <w:rFonts w:ascii="Times New Roman" w:eastAsia="Times New Roman" w:hAnsi="Times New Roman"/>
          <w:szCs w:val="24"/>
        </w:rPr>
        <w:t xml:space="preserve"> </w:t>
      </w:r>
      <w:r w:rsidR="0049027C">
        <w:rPr>
          <w:rFonts w:ascii="Times New Roman" w:eastAsia="Times New Roman" w:hAnsi="Times New Roman"/>
          <w:szCs w:val="24"/>
        </w:rPr>
        <w:t>0,…,</w:t>
      </w:r>
      <w:r w:rsidR="006425D5" w:rsidRPr="006425D5">
        <w:rPr>
          <w:rFonts w:ascii="Times New Roman" w:eastAsia="Times New Roman" w:hAnsi="Times New Roman"/>
          <w:i/>
          <w:szCs w:val="24"/>
        </w:rPr>
        <w:t xml:space="preserve"> </w:t>
      </w:r>
      <w:r w:rsidR="006425D5">
        <w:rPr>
          <w:rFonts w:ascii="Times New Roman" w:eastAsia="Times New Roman" w:hAnsi="Times New Roman"/>
          <w:i/>
          <w:szCs w:val="24"/>
        </w:rPr>
        <w:t>T</w:t>
      </w:r>
      <w:r w:rsidR="006425D5">
        <w:rPr>
          <w:rFonts w:ascii="Times New Roman" w:eastAsia="Times New Roman" w:hAnsi="Times New Roman"/>
          <w:szCs w:val="24"/>
        </w:rPr>
        <w:t>–1</w:t>
      </w:r>
      <w:r w:rsidR="00F56D5A">
        <w:rPr>
          <w:rFonts w:ascii="Times New Roman" w:eastAsia="Times New Roman" w:hAnsi="Times New Roman"/>
          <w:szCs w:val="24"/>
        </w:rPr>
        <w:t xml:space="preserve">. </w:t>
      </w:r>
      <w:r w:rsidR="000E0C80" w:rsidRPr="000E0C80">
        <w:rPr>
          <w:rFonts w:ascii="Times New Roman" w:eastAsia="Times New Roman" w:hAnsi="Times New Roman"/>
          <w:szCs w:val="24"/>
        </w:rPr>
        <w:t>Th</w:t>
      </w:r>
      <w:r w:rsidR="0049027C">
        <w:rPr>
          <w:rFonts w:ascii="Times New Roman" w:eastAsia="Times New Roman" w:hAnsi="Times New Roman"/>
          <w:szCs w:val="24"/>
        </w:rPr>
        <w:t>is</w:t>
      </w:r>
      <w:r w:rsidR="008A39BF">
        <w:rPr>
          <w:rFonts w:ascii="Times New Roman" w:eastAsia="Times New Roman" w:hAnsi="Times New Roman"/>
          <w:szCs w:val="24"/>
        </w:rPr>
        <w:t xml:space="preserve"> includes the location and timing of ignitions and the weather </w:t>
      </w:r>
      <w:r w:rsidR="0076651F">
        <w:rPr>
          <w:rFonts w:ascii="Times New Roman" w:eastAsia="Times New Roman" w:hAnsi="Times New Roman"/>
          <w:szCs w:val="24"/>
        </w:rPr>
        <w:t xml:space="preserve">that </w:t>
      </w:r>
      <w:r w:rsidR="00137D26">
        <w:rPr>
          <w:rFonts w:ascii="Times New Roman" w:eastAsia="Times New Roman" w:hAnsi="Times New Roman"/>
          <w:szCs w:val="24"/>
        </w:rPr>
        <w:t>occurs</w:t>
      </w:r>
      <w:r w:rsidR="008A39BF">
        <w:rPr>
          <w:rFonts w:ascii="Times New Roman" w:eastAsia="Times New Roman" w:hAnsi="Times New Roman"/>
          <w:szCs w:val="24"/>
        </w:rPr>
        <w:t xml:space="preserve"> over the course of the fire season.</w:t>
      </w:r>
      <w:r w:rsidR="001D09A9">
        <w:rPr>
          <w:rFonts w:ascii="Times New Roman" w:eastAsia="Times New Roman" w:hAnsi="Times New Roman"/>
          <w:szCs w:val="24"/>
        </w:rPr>
        <w:t xml:space="preserve"> The information describing a particular ignition in time period </w:t>
      </w:r>
      <w:r w:rsidR="001D09A9">
        <w:rPr>
          <w:rFonts w:ascii="Times New Roman" w:eastAsia="Times New Roman" w:hAnsi="Times New Roman"/>
          <w:i/>
          <w:szCs w:val="24"/>
        </w:rPr>
        <w:t>t</w:t>
      </w:r>
      <w:r w:rsidR="001D09A9">
        <w:rPr>
          <w:rFonts w:ascii="Times New Roman" w:eastAsia="Times New Roman" w:hAnsi="Times New Roman"/>
          <w:szCs w:val="24"/>
        </w:rPr>
        <w:t xml:space="preserve">, </w:t>
      </w:r>
      <w:proofErr w:type="spellStart"/>
      <w:r w:rsidR="001D09A9">
        <w:rPr>
          <w:rFonts w:ascii="Times New Roman" w:eastAsia="Times New Roman" w:hAnsi="Times New Roman"/>
          <w:i/>
          <w:szCs w:val="24"/>
        </w:rPr>
        <w:t>w</w:t>
      </w:r>
      <w:r w:rsidR="001D09A9">
        <w:rPr>
          <w:rFonts w:ascii="Times New Roman" w:eastAsia="Times New Roman" w:hAnsi="Times New Roman"/>
          <w:i/>
          <w:szCs w:val="24"/>
          <w:vertAlign w:val="subscript"/>
        </w:rPr>
        <w:t>t</w:t>
      </w:r>
      <w:proofErr w:type="spellEnd"/>
      <w:r w:rsidR="001D09A9">
        <w:rPr>
          <w:rFonts w:ascii="Times New Roman" w:eastAsia="Times New Roman" w:hAnsi="Times New Roman"/>
          <w:szCs w:val="24"/>
        </w:rPr>
        <w:t xml:space="preserve">, is known at time </w:t>
      </w:r>
      <w:r w:rsidR="001D09A9">
        <w:rPr>
          <w:rFonts w:ascii="Times New Roman" w:eastAsia="Times New Roman" w:hAnsi="Times New Roman"/>
          <w:i/>
          <w:szCs w:val="24"/>
        </w:rPr>
        <w:t>t</w:t>
      </w:r>
      <w:r w:rsidR="001D09A9">
        <w:rPr>
          <w:rFonts w:ascii="Times New Roman" w:eastAsia="Times New Roman" w:hAnsi="Times New Roman"/>
          <w:szCs w:val="24"/>
        </w:rPr>
        <w:t>.</w:t>
      </w:r>
    </w:p>
    <w:p w:rsidR="00971EEB" w:rsidRPr="000E0C80" w:rsidRDefault="003C5C60" w:rsidP="00EB3B5E">
      <w:pPr>
        <w:widowControl w:val="0"/>
        <w:spacing w:line="480" w:lineRule="auto"/>
        <w:ind w:left="720" w:hanging="720"/>
        <w:rPr>
          <w:rFonts w:ascii="Times New Roman" w:eastAsia="Times New Roman" w:hAnsi="Times New Roman"/>
          <w:szCs w:val="24"/>
        </w:rPr>
      </w:pPr>
      <m:oMath>
        <m:r>
          <w:rPr>
            <w:rFonts w:ascii="Cambria Math" w:eastAsia="Times New Roman" w:hAnsi="Cambria Math"/>
            <w:szCs w:val="24"/>
          </w:rPr>
          <m:t>r</m:t>
        </m:r>
        <m:sSub>
          <m:sSubPr>
            <m:ctrlPr>
              <w:rPr>
                <w:rFonts w:ascii="Cambria Math" w:eastAsia="Times New Roman" w:hAnsi="Cambria Math"/>
                <w:i/>
                <w:szCs w:val="24"/>
              </w:rPr>
            </m:ctrlPr>
          </m:sSubPr>
          <m:e>
            <m:r>
              <w:rPr>
                <w:rFonts w:ascii="Cambria Math" w:eastAsia="Times New Roman" w:hAnsi="Cambria Math"/>
                <w:szCs w:val="24"/>
              </w:rPr>
              <m:t>(s</m:t>
            </m:r>
          </m:e>
          <m:sub>
            <m:r>
              <w:rPr>
                <w:rFonts w:ascii="Cambria Math" w:eastAsia="Times New Roman" w:hAnsi="Cambria Math"/>
                <w:szCs w:val="24"/>
              </w:rPr>
              <m:t>t</m:t>
            </m:r>
          </m:sub>
        </m:sSub>
        <m:r>
          <w:rPr>
            <w:rFonts w:ascii="Cambria Math" w:eastAsia="Times New Roman" w:hAnsi="Cambria Math"/>
            <w:szCs w:val="24"/>
          </w:rPr>
          <m:t>,</m:t>
        </m:r>
        <m:sSub>
          <m:sSubPr>
            <m:ctrlPr>
              <w:rPr>
                <w:rFonts w:ascii="Cambria Math" w:eastAsia="Times New Roman" w:hAnsi="Cambria Math"/>
                <w:i/>
                <w:szCs w:val="24"/>
              </w:rPr>
            </m:ctrlPr>
          </m:sSubPr>
          <m:e>
            <m:r>
              <w:rPr>
                <w:rFonts w:ascii="Cambria Math" w:eastAsia="Times New Roman" w:hAnsi="Cambria Math"/>
                <w:szCs w:val="24"/>
              </w:rPr>
              <m:t>w</m:t>
            </m:r>
          </m:e>
          <m:sub>
            <m:r>
              <w:rPr>
                <w:rFonts w:ascii="Cambria Math" w:eastAsia="Times New Roman" w:hAnsi="Cambria Math"/>
                <w:szCs w:val="24"/>
              </w:rPr>
              <m:t>t</m:t>
            </m:r>
          </m:sub>
        </m:sSub>
        <m:r>
          <w:rPr>
            <w:rFonts w:ascii="Cambria Math" w:eastAsia="Times New Roman" w:hAnsi="Cambria Math"/>
            <w:szCs w:val="24"/>
          </w:rPr>
          <m:t>,</m:t>
        </m:r>
        <m:sSub>
          <m:sSubPr>
            <m:ctrlPr>
              <w:rPr>
                <w:rFonts w:ascii="Cambria Math" w:eastAsia="Times New Roman" w:hAnsi="Cambria Math"/>
                <w:i/>
                <w:szCs w:val="24"/>
              </w:rPr>
            </m:ctrlPr>
          </m:sSubPr>
          <m:e>
            <m:r>
              <w:rPr>
                <w:rFonts w:ascii="Cambria Math" w:eastAsia="Times New Roman" w:hAnsi="Cambria Math"/>
                <w:szCs w:val="24"/>
              </w:rPr>
              <m:t>x</m:t>
            </m:r>
          </m:e>
          <m:sub>
            <m:r>
              <w:rPr>
                <w:rFonts w:ascii="Cambria Math" w:eastAsia="Times New Roman" w:hAnsi="Cambria Math"/>
                <w:szCs w:val="24"/>
              </w:rPr>
              <m:t>t</m:t>
            </m:r>
          </m:sub>
        </m:sSub>
        <m:r>
          <w:rPr>
            <w:rFonts w:ascii="Cambria Math" w:eastAsia="Times New Roman" w:hAnsi="Cambria Math"/>
            <w:szCs w:val="24"/>
          </w:rPr>
          <m:t>)</m:t>
        </m:r>
      </m:oMath>
      <w:r w:rsidR="00971EEB" w:rsidRPr="000E0C80">
        <w:rPr>
          <w:rFonts w:ascii="Times New Roman" w:eastAsia="Times New Roman" w:hAnsi="Times New Roman"/>
          <w:szCs w:val="24"/>
        </w:rPr>
        <w:t xml:space="preserve"> </w:t>
      </w:r>
      <w:proofErr w:type="gramStart"/>
      <w:r w:rsidR="00971EEB" w:rsidRPr="000E0C80">
        <w:rPr>
          <w:rFonts w:ascii="Times New Roman" w:eastAsia="Times New Roman" w:hAnsi="Times New Roman"/>
          <w:szCs w:val="24"/>
        </w:rPr>
        <w:t>is</w:t>
      </w:r>
      <w:proofErr w:type="gramEnd"/>
      <w:r w:rsidR="00971EEB" w:rsidRPr="000E0C80">
        <w:rPr>
          <w:rFonts w:ascii="Times New Roman" w:eastAsia="Times New Roman" w:hAnsi="Times New Roman"/>
          <w:szCs w:val="24"/>
        </w:rPr>
        <w:t xml:space="preserve"> the </w:t>
      </w:r>
      <w:r w:rsidR="00971EEB">
        <w:rPr>
          <w:rFonts w:ascii="Times New Roman" w:eastAsia="Times New Roman" w:hAnsi="Times New Roman"/>
          <w:szCs w:val="24"/>
        </w:rPr>
        <w:t>value</w:t>
      </w:r>
      <w:r w:rsidR="00971EEB" w:rsidRPr="000E0C80">
        <w:rPr>
          <w:rFonts w:ascii="Times New Roman" w:eastAsia="Times New Roman" w:hAnsi="Times New Roman"/>
          <w:szCs w:val="24"/>
        </w:rPr>
        <w:t xml:space="preserve"> generated </w:t>
      </w:r>
      <w:r w:rsidR="00971EEB">
        <w:rPr>
          <w:rFonts w:ascii="Times New Roman" w:eastAsia="Times New Roman" w:hAnsi="Times New Roman"/>
          <w:szCs w:val="24"/>
        </w:rPr>
        <w:t>on</w:t>
      </w:r>
      <w:r w:rsidR="00971EEB" w:rsidRPr="000E0C80">
        <w:rPr>
          <w:rFonts w:ascii="Times New Roman" w:eastAsia="Times New Roman" w:hAnsi="Times New Roman"/>
          <w:szCs w:val="24"/>
        </w:rPr>
        <w:t xml:space="preserve"> the landscape in </w:t>
      </w:r>
      <w:r w:rsidR="00674FD9">
        <w:rPr>
          <w:rFonts w:ascii="Times New Roman" w:eastAsia="Times New Roman" w:hAnsi="Times New Roman"/>
          <w:szCs w:val="24"/>
        </w:rPr>
        <w:t>t</w:t>
      </w:r>
      <w:r w:rsidR="00971EEB">
        <w:rPr>
          <w:rFonts w:ascii="Times New Roman" w:eastAsia="Times New Roman" w:hAnsi="Times New Roman"/>
          <w:szCs w:val="24"/>
        </w:rPr>
        <w:t xml:space="preserve">ime </w:t>
      </w:r>
      <w:r w:rsidR="00971EEB" w:rsidRPr="000E0C80">
        <w:rPr>
          <w:rFonts w:ascii="Times New Roman" w:eastAsia="Times New Roman" w:hAnsi="Times New Roman"/>
          <w:szCs w:val="24"/>
        </w:rPr>
        <w:t>period</w:t>
      </w:r>
      <w:r w:rsidR="00971EEB">
        <w:rPr>
          <w:rFonts w:ascii="Times New Roman" w:eastAsia="Times New Roman" w:hAnsi="Times New Roman"/>
          <w:szCs w:val="24"/>
        </w:rPr>
        <w:t xml:space="preserve"> </w:t>
      </w:r>
      <w:r w:rsidR="00971EEB">
        <w:rPr>
          <w:rFonts w:ascii="Times New Roman" w:eastAsia="Times New Roman" w:hAnsi="Times New Roman"/>
          <w:i/>
          <w:szCs w:val="24"/>
        </w:rPr>
        <w:t>t</w:t>
      </w:r>
      <w:r w:rsidR="00674FD9">
        <w:rPr>
          <w:rFonts w:ascii="Times New Roman" w:eastAsia="Times New Roman" w:hAnsi="Times New Roman"/>
          <w:szCs w:val="24"/>
        </w:rPr>
        <w:t xml:space="preserve"> = 1,…,</w:t>
      </w:r>
      <w:r w:rsidR="00674FD9">
        <w:rPr>
          <w:rFonts w:ascii="Times New Roman" w:eastAsia="Times New Roman" w:hAnsi="Times New Roman"/>
          <w:i/>
          <w:szCs w:val="24"/>
        </w:rPr>
        <w:t>T</w:t>
      </w:r>
      <w:r w:rsidR="00674FD9">
        <w:rPr>
          <w:rFonts w:ascii="Times New Roman" w:eastAsia="Times New Roman" w:hAnsi="Times New Roman"/>
          <w:szCs w:val="24"/>
        </w:rPr>
        <w:t>-1.</w:t>
      </w:r>
    </w:p>
    <w:p w:rsidR="00971EEB" w:rsidRPr="000E0C80" w:rsidRDefault="003C5C60" w:rsidP="00EB3B5E">
      <w:pPr>
        <w:widowControl w:val="0"/>
        <w:spacing w:line="480" w:lineRule="auto"/>
        <w:ind w:left="720" w:hanging="720"/>
        <w:rPr>
          <w:rFonts w:ascii="Times New Roman" w:eastAsia="Times New Roman" w:hAnsi="Times New Roman"/>
          <w:szCs w:val="24"/>
        </w:rPr>
      </w:pPr>
      <m:oMath>
        <m:r>
          <w:rPr>
            <w:rFonts w:ascii="Cambria Math" w:eastAsia="Times New Roman" w:hAnsi="Cambria Math"/>
            <w:szCs w:val="24"/>
          </w:rPr>
          <m:t>c</m:t>
        </m:r>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rPr>
                  <m:t>s</m:t>
                </m:r>
              </m:e>
              <m:sub>
                <m:r>
                  <w:rPr>
                    <w:rFonts w:ascii="Cambria Math" w:eastAsia="Times New Roman" w:hAnsi="Cambria Math"/>
                    <w:szCs w:val="24"/>
                  </w:rPr>
                  <m:t>t</m:t>
                </m:r>
              </m:sub>
            </m:sSub>
            <m:r>
              <w:rPr>
                <w:rFonts w:ascii="Cambria Math" w:eastAsia="Times New Roman" w:hAnsi="Cambria Math"/>
                <w:szCs w:val="24"/>
              </w:rPr>
              <m:t>,</m:t>
            </m:r>
            <m:sSub>
              <m:sSubPr>
                <m:ctrlPr>
                  <w:rPr>
                    <w:rFonts w:ascii="Cambria Math" w:eastAsia="Times New Roman" w:hAnsi="Cambria Math"/>
                    <w:i/>
                    <w:szCs w:val="24"/>
                  </w:rPr>
                </m:ctrlPr>
              </m:sSubPr>
              <m:e>
                <m:r>
                  <w:rPr>
                    <w:rFonts w:ascii="Cambria Math" w:eastAsia="Times New Roman" w:hAnsi="Cambria Math"/>
                    <w:szCs w:val="24"/>
                  </w:rPr>
                  <m:t>w</m:t>
                </m:r>
              </m:e>
              <m:sub>
                <m:r>
                  <w:rPr>
                    <w:rFonts w:ascii="Cambria Math" w:eastAsia="Times New Roman" w:hAnsi="Cambria Math"/>
                    <w:szCs w:val="24"/>
                  </w:rPr>
                  <m:t>t</m:t>
                </m:r>
              </m:sub>
            </m:sSub>
            <m:r>
              <w:rPr>
                <w:rFonts w:ascii="Cambria Math" w:eastAsia="Times New Roman" w:hAnsi="Cambria Math"/>
                <w:szCs w:val="24"/>
              </w:rPr>
              <m:t>,</m:t>
            </m:r>
            <m:sSub>
              <m:sSubPr>
                <m:ctrlPr>
                  <w:rPr>
                    <w:rFonts w:ascii="Cambria Math" w:eastAsia="Times New Roman" w:hAnsi="Cambria Math"/>
                    <w:i/>
                    <w:szCs w:val="24"/>
                  </w:rPr>
                </m:ctrlPr>
              </m:sSubPr>
              <m:e>
                <m:r>
                  <w:rPr>
                    <w:rFonts w:ascii="Cambria Math" w:eastAsia="Times New Roman" w:hAnsi="Cambria Math"/>
                    <w:szCs w:val="24"/>
                  </w:rPr>
                  <m:t>x</m:t>
                </m:r>
              </m:e>
              <m:sub>
                <m:r>
                  <w:rPr>
                    <w:rFonts w:ascii="Cambria Math" w:eastAsia="Times New Roman" w:hAnsi="Cambria Math"/>
                    <w:szCs w:val="24"/>
                  </w:rPr>
                  <m:t>t</m:t>
                </m:r>
              </m:sub>
            </m:sSub>
          </m:e>
        </m:d>
      </m:oMath>
      <w:r w:rsidR="00971EEB" w:rsidRPr="000E0C80">
        <w:rPr>
          <w:rFonts w:ascii="Times New Roman" w:eastAsia="Times New Roman" w:hAnsi="Times New Roman"/>
          <w:szCs w:val="24"/>
        </w:rPr>
        <w:t xml:space="preserve"> </w:t>
      </w:r>
      <w:proofErr w:type="gramStart"/>
      <w:r w:rsidR="00971EEB" w:rsidRPr="000E0C80">
        <w:rPr>
          <w:rFonts w:ascii="Times New Roman" w:eastAsia="Times New Roman" w:hAnsi="Times New Roman"/>
          <w:szCs w:val="24"/>
        </w:rPr>
        <w:t>is</w:t>
      </w:r>
      <w:proofErr w:type="gramEnd"/>
      <w:r w:rsidR="00971EEB" w:rsidRPr="000E0C80">
        <w:rPr>
          <w:rFonts w:ascii="Times New Roman" w:eastAsia="Times New Roman" w:hAnsi="Times New Roman"/>
          <w:szCs w:val="24"/>
        </w:rPr>
        <w:t xml:space="preserve"> the cost of suppression in </w:t>
      </w:r>
      <w:r w:rsidR="00674FD9">
        <w:rPr>
          <w:rFonts w:ascii="Times New Roman" w:eastAsia="Times New Roman" w:hAnsi="Times New Roman"/>
          <w:szCs w:val="24"/>
        </w:rPr>
        <w:t xml:space="preserve">time </w:t>
      </w:r>
      <w:r w:rsidR="00971EEB" w:rsidRPr="000E0C80">
        <w:rPr>
          <w:rFonts w:ascii="Times New Roman" w:eastAsia="Times New Roman" w:hAnsi="Times New Roman"/>
          <w:szCs w:val="24"/>
        </w:rPr>
        <w:t xml:space="preserve">period </w:t>
      </w:r>
      <w:r w:rsidR="00674FD9">
        <w:rPr>
          <w:rFonts w:ascii="Times New Roman" w:eastAsia="Times New Roman" w:hAnsi="Times New Roman"/>
          <w:i/>
          <w:szCs w:val="24"/>
        </w:rPr>
        <w:t>t</w:t>
      </w:r>
      <w:r w:rsidR="00674FD9">
        <w:rPr>
          <w:rFonts w:ascii="Times New Roman" w:eastAsia="Times New Roman" w:hAnsi="Times New Roman"/>
          <w:szCs w:val="24"/>
        </w:rPr>
        <w:t xml:space="preserve"> = 1,…,</w:t>
      </w:r>
      <w:r w:rsidR="00674FD9">
        <w:rPr>
          <w:rFonts w:ascii="Times New Roman" w:eastAsia="Times New Roman" w:hAnsi="Times New Roman"/>
          <w:i/>
          <w:szCs w:val="24"/>
        </w:rPr>
        <w:t>T</w:t>
      </w:r>
      <w:r w:rsidR="00674FD9">
        <w:rPr>
          <w:rFonts w:ascii="Times New Roman" w:eastAsia="Times New Roman" w:hAnsi="Times New Roman"/>
          <w:szCs w:val="24"/>
        </w:rPr>
        <w:t>-1.</w:t>
      </w:r>
      <w:r w:rsidR="00971EEB" w:rsidRPr="000E0C80">
        <w:rPr>
          <w:rFonts w:ascii="Times New Roman" w:eastAsia="Times New Roman" w:hAnsi="Times New Roman"/>
          <w:szCs w:val="24"/>
        </w:rPr>
        <w:t xml:space="preserve"> </w:t>
      </w:r>
      <w:r w:rsidR="00971EEB">
        <w:rPr>
          <w:rFonts w:ascii="Times New Roman" w:eastAsia="Times New Roman" w:hAnsi="Times New Roman"/>
          <w:szCs w:val="24"/>
        </w:rPr>
        <w:t xml:space="preserve">If </w:t>
      </w:r>
      <w:r w:rsidR="00971EEB">
        <w:rPr>
          <w:rFonts w:ascii="Times New Roman" w:eastAsia="Times New Roman" w:hAnsi="Times New Roman"/>
          <w:i/>
          <w:szCs w:val="24"/>
        </w:rPr>
        <w:t>x</w:t>
      </w:r>
      <w:r w:rsidR="00971EEB">
        <w:rPr>
          <w:rFonts w:ascii="Times New Roman" w:eastAsia="Times New Roman" w:hAnsi="Times New Roman"/>
          <w:i/>
          <w:szCs w:val="24"/>
          <w:vertAlign w:val="subscript"/>
        </w:rPr>
        <w:t>0</w:t>
      </w:r>
      <w:r w:rsidR="000F5F24">
        <w:rPr>
          <w:rFonts w:ascii="Times New Roman" w:eastAsia="Times New Roman" w:hAnsi="Times New Roman"/>
          <w:i/>
          <w:szCs w:val="24"/>
          <w:vertAlign w:val="subscript"/>
        </w:rPr>
        <w:t xml:space="preserve"> </w:t>
      </w:r>
      <w:r w:rsidR="00971EEB">
        <w:rPr>
          <w:rFonts w:ascii="Times New Roman" w:eastAsia="Times New Roman" w:hAnsi="Times New Roman"/>
          <w:szCs w:val="24"/>
        </w:rPr>
        <w:t>=</w:t>
      </w:r>
      <w:r w:rsidR="000F5F24">
        <w:rPr>
          <w:rFonts w:ascii="Times New Roman" w:eastAsia="Times New Roman" w:hAnsi="Times New Roman"/>
          <w:szCs w:val="24"/>
        </w:rPr>
        <w:t xml:space="preserve"> </w:t>
      </w:r>
      <w:r w:rsidR="00971EEB">
        <w:rPr>
          <w:rFonts w:ascii="Times New Roman" w:eastAsia="Times New Roman" w:hAnsi="Times New Roman"/>
          <w:szCs w:val="24"/>
        </w:rPr>
        <w:t xml:space="preserve">0, </w:t>
      </w:r>
      <m:oMath>
        <m:r>
          <w:rPr>
            <w:rFonts w:ascii="Cambria Math" w:eastAsia="Times New Roman" w:hAnsi="Cambria Math"/>
            <w:szCs w:val="24"/>
          </w:rPr>
          <m:t>c</m:t>
        </m:r>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rPr>
                  <m:t>s</m:t>
                </m:r>
              </m:e>
              <m:sub>
                <m:r>
                  <w:rPr>
                    <w:rFonts w:ascii="Cambria Math" w:eastAsia="Times New Roman" w:hAnsi="Cambria Math"/>
                    <w:szCs w:val="24"/>
                  </w:rPr>
                  <m:t>0</m:t>
                </m:r>
              </m:sub>
            </m:sSub>
            <m:r>
              <w:rPr>
                <w:rFonts w:ascii="Cambria Math" w:eastAsia="Times New Roman" w:hAnsi="Cambria Math"/>
                <w:szCs w:val="24"/>
              </w:rPr>
              <m:t>,</m:t>
            </m:r>
            <m:sSub>
              <m:sSubPr>
                <m:ctrlPr>
                  <w:rPr>
                    <w:rFonts w:ascii="Cambria Math" w:eastAsia="Times New Roman" w:hAnsi="Cambria Math"/>
                    <w:i/>
                    <w:szCs w:val="24"/>
                  </w:rPr>
                </m:ctrlPr>
              </m:sSubPr>
              <m:e>
                <m:r>
                  <w:rPr>
                    <w:rFonts w:ascii="Cambria Math" w:eastAsia="Times New Roman" w:hAnsi="Cambria Math"/>
                    <w:szCs w:val="24"/>
                  </w:rPr>
                  <m:t>w</m:t>
                </m:r>
              </m:e>
              <m:sub>
                <m:r>
                  <w:rPr>
                    <w:rFonts w:ascii="Cambria Math" w:eastAsia="Times New Roman" w:hAnsi="Cambria Math"/>
                    <w:szCs w:val="24"/>
                  </w:rPr>
                  <m:t>0</m:t>
                </m:r>
              </m:sub>
            </m:sSub>
            <m:r>
              <w:rPr>
                <w:rFonts w:ascii="Cambria Math" w:eastAsia="Times New Roman" w:hAnsi="Cambria Math"/>
                <w:szCs w:val="24"/>
              </w:rPr>
              <m:t>,</m:t>
            </m:r>
            <m:sSub>
              <m:sSubPr>
                <m:ctrlPr>
                  <w:rPr>
                    <w:rFonts w:ascii="Cambria Math" w:eastAsia="Times New Roman" w:hAnsi="Cambria Math"/>
                    <w:i/>
                    <w:szCs w:val="24"/>
                  </w:rPr>
                </m:ctrlPr>
              </m:sSubPr>
              <m:e>
                <m:r>
                  <w:rPr>
                    <w:rFonts w:ascii="Cambria Math" w:eastAsia="Times New Roman" w:hAnsi="Cambria Math"/>
                    <w:szCs w:val="24"/>
                  </w:rPr>
                  <m:t>x</m:t>
                </m:r>
              </m:e>
              <m:sub>
                <m:r>
                  <w:rPr>
                    <w:rFonts w:ascii="Cambria Math" w:eastAsia="Times New Roman" w:hAnsi="Cambria Math"/>
                    <w:szCs w:val="24"/>
                  </w:rPr>
                  <m:t>0</m:t>
                </m:r>
              </m:sub>
            </m:sSub>
          </m:e>
        </m:d>
        <m:r>
          <w:rPr>
            <w:rFonts w:ascii="Cambria Math" w:eastAsia="Times New Roman" w:hAnsi="Cambria Math"/>
            <w:szCs w:val="24"/>
          </w:rPr>
          <m:t>=0.</m:t>
        </m:r>
      </m:oMath>
    </w:p>
    <w:p w:rsidR="000E0C80" w:rsidRDefault="008A4E61" w:rsidP="00EB3B5E">
      <w:pPr>
        <w:widowControl w:val="0"/>
        <w:spacing w:line="480" w:lineRule="auto"/>
        <w:ind w:left="720" w:hanging="720"/>
        <w:rPr>
          <w:rFonts w:ascii="Times New Roman" w:eastAsia="Times New Roman" w:hAnsi="Times New Roman"/>
          <w:szCs w:val="24"/>
        </w:rPr>
      </w:pPr>
      <m:oMath>
        <m:sSub>
          <m:sSubPr>
            <m:ctrlPr>
              <w:rPr>
                <w:rFonts w:ascii="Cambria Math" w:eastAsia="Times New Roman" w:hAnsi="Cambria Math"/>
                <w:i/>
                <w:szCs w:val="24"/>
              </w:rPr>
            </m:ctrlPr>
          </m:sSubPr>
          <m:e>
            <m:r>
              <w:rPr>
                <w:rFonts w:ascii="Cambria Math" w:eastAsia="Times New Roman" w:hAnsi="Cambria Math"/>
                <w:szCs w:val="24"/>
              </w:rPr>
              <m:t>V</m:t>
            </m:r>
          </m:e>
          <m:sub>
            <m:r>
              <w:rPr>
                <w:rFonts w:ascii="Cambria Math" w:eastAsia="Times New Roman" w:hAnsi="Cambria Math"/>
                <w:szCs w:val="24"/>
              </w:rPr>
              <m:t>T</m:t>
            </m:r>
          </m:sub>
        </m:sSub>
        <m:r>
          <w:rPr>
            <w:rFonts w:ascii="Cambria Math" w:eastAsia="Times New Roman" w:hAnsi="Cambria Math"/>
            <w:szCs w:val="24"/>
          </w:rPr>
          <m:t>(</m:t>
        </m:r>
        <m:sSub>
          <m:sSubPr>
            <m:ctrlPr>
              <w:rPr>
                <w:rFonts w:ascii="Cambria Math" w:eastAsia="Times New Roman" w:hAnsi="Cambria Math"/>
                <w:i/>
                <w:szCs w:val="24"/>
              </w:rPr>
            </m:ctrlPr>
          </m:sSubPr>
          <m:e>
            <m:r>
              <w:rPr>
                <w:rFonts w:ascii="Cambria Math" w:eastAsia="Times New Roman" w:hAnsi="Cambria Math"/>
                <w:szCs w:val="24"/>
              </w:rPr>
              <m:t>s</m:t>
            </m:r>
          </m:e>
          <m:sub>
            <m:r>
              <w:rPr>
                <w:rFonts w:ascii="Cambria Math" w:eastAsia="Times New Roman" w:hAnsi="Cambria Math"/>
                <w:szCs w:val="24"/>
              </w:rPr>
              <m:t>t</m:t>
            </m:r>
          </m:sub>
        </m:sSub>
        <m:r>
          <w:rPr>
            <w:rFonts w:ascii="Cambria Math" w:eastAsia="Times New Roman" w:hAnsi="Cambria Math"/>
            <w:szCs w:val="24"/>
          </w:rPr>
          <m:t>)</m:t>
        </m:r>
      </m:oMath>
      <w:r w:rsidR="000E0C80" w:rsidRPr="000E0C80">
        <w:rPr>
          <w:rFonts w:ascii="Times New Roman" w:eastAsia="Times New Roman" w:hAnsi="Times New Roman"/>
          <w:szCs w:val="24"/>
        </w:rPr>
        <w:t xml:space="preserve"> </w:t>
      </w:r>
      <w:r w:rsidR="000A0220">
        <w:rPr>
          <w:rFonts w:ascii="Times New Roman" w:eastAsia="Times New Roman" w:hAnsi="Times New Roman"/>
          <w:szCs w:val="24"/>
        </w:rPr>
        <w:tab/>
      </w:r>
      <w:proofErr w:type="gramStart"/>
      <w:r w:rsidR="000E0C80" w:rsidRPr="000E0C80">
        <w:rPr>
          <w:rFonts w:ascii="Times New Roman" w:eastAsia="Times New Roman" w:hAnsi="Times New Roman"/>
          <w:szCs w:val="24"/>
        </w:rPr>
        <w:t>is</w:t>
      </w:r>
      <w:proofErr w:type="gramEnd"/>
      <w:r w:rsidR="000E0C80" w:rsidRPr="000E0C80">
        <w:rPr>
          <w:rFonts w:ascii="Times New Roman" w:eastAsia="Times New Roman" w:hAnsi="Times New Roman"/>
          <w:szCs w:val="24"/>
        </w:rPr>
        <w:t xml:space="preserve"> the value of the landscape at the end of the time</w:t>
      </w:r>
      <w:r w:rsidR="000124D6">
        <w:rPr>
          <w:rFonts w:ascii="Times New Roman" w:eastAsia="Times New Roman" w:hAnsi="Times New Roman"/>
          <w:szCs w:val="24"/>
        </w:rPr>
        <w:t xml:space="preserve"> </w:t>
      </w:r>
      <w:r w:rsidR="000E0C80" w:rsidRPr="000E0C80">
        <w:rPr>
          <w:rFonts w:ascii="Times New Roman" w:eastAsia="Times New Roman" w:hAnsi="Times New Roman"/>
          <w:szCs w:val="24"/>
        </w:rPr>
        <w:t>horizon.</w:t>
      </w:r>
    </w:p>
    <w:p w:rsidR="00667928" w:rsidRPr="00667928" w:rsidRDefault="00667928" w:rsidP="00EB3B5E">
      <w:pPr>
        <w:widowControl w:val="0"/>
        <w:spacing w:line="480" w:lineRule="auto"/>
        <w:ind w:left="720" w:hanging="720"/>
        <w:rPr>
          <w:rFonts w:ascii="Times New Roman" w:eastAsia="Times New Roman" w:hAnsi="Times New Roman"/>
          <w:szCs w:val="24"/>
        </w:rPr>
      </w:pPr>
      <w:proofErr w:type="spellStart"/>
      <w:proofErr w:type="gramStart"/>
      <w:r>
        <w:rPr>
          <w:rFonts w:ascii="Times New Roman" w:eastAsia="Times New Roman" w:hAnsi="Times New Roman"/>
          <w:i/>
          <w:szCs w:val="24"/>
        </w:rPr>
        <w:t>i</w:t>
      </w:r>
      <w:proofErr w:type="spellEnd"/>
      <w:proofErr w:type="gramEnd"/>
      <w:r>
        <w:rPr>
          <w:rFonts w:ascii="Times New Roman" w:eastAsia="Times New Roman" w:hAnsi="Times New Roman"/>
          <w:szCs w:val="24"/>
        </w:rPr>
        <w:tab/>
        <w:t>is the real discount rate</w:t>
      </w:r>
      <w:r w:rsidR="00D5066C">
        <w:rPr>
          <w:rFonts w:ascii="Times New Roman" w:eastAsia="Times New Roman" w:hAnsi="Times New Roman"/>
          <w:szCs w:val="24"/>
        </w:rPr>
        <w:t xml:space="preserve"> at which future costs and revenues are discounted to the present using the discount factor </w:t>
      </w:r>
      <w:r w:rsidR="00D5066C">
        <w:rPr>
          <w:rFonts w:ascii="Times New Roman" w:eastAsia="Times New Roman" w:hAnsi="Times New Roman"/>
          <w:i/>
          <w:szCs w:val="24"/>
        </w:rPr>
        <w:t>e</w:t>
      </w:r>
      <w:r w:rsidR="001D56B7">
        <w:rPr>
          <w:rFonts w:ascii="Times New Roman" w:eastAsia="Times New Roman" w:hAnsi="Times New Roman"/>
          <w:i/>
          <w:szCs w:val="24"/>
          <w:vertAlign w:val="superscript"/>
        </w:rPr>
        <w:t>-it</w:t>
      </w:r>
      <w:r w:rsidR="001D56B7">
        <w:rPr>
          <w:rFonts w:ascii="Times New Roman" w:eastAsia="Times New Roman" w:hAnsi="Times New Roman"/>
          <w:szCs w:val="24"/>
        </w:rPr>
        <w:t>.</w:t>
      </w:r>
    </w:p>
    <w:p w:rsidR="00674FD9" w:rsidRDefault="0082282D" w:rsidP="00674FD9">
      <w:pPr>
        <w:widowControl w:val="0"/>
        <w:spacing w:line="480" w:lineRule="auto"/>
        <w:ind w:firstLine="720"/>
        <w:rPr>
          <w:rFonts w:ascii="Times New Roman" w:eastAsia="Times New Roman" w:hAnsi="Times New Roman"/>
          <w:szCs w:val="24"/>
        </w:rPr>
      </w:pPr>
      <w:r>
        <w:rPr>
          <w:rFonts w:ascii="Times New Roman" w:eastAsia="Times New Roman" w:hAnsi="Times New Roman"/>
          <w:szCs w:val="24"/>
        </w:rPr>
        <w:t>In the complete optimization problem, t</w:t>
      </w:r>
      <w:r w:rsidR="00674FD9">
        <w:rPr>
          <w:rFonts w:ascii="Times New Roman" w:eastAsia="Times New Roman" w:hAnsi="Times New Roman"/>
          <w:szCs w:val="24"/>
        </w:rPr>
        <w:t xml:space="preserve">he fire manager chooses </w:t>
      </w:r>
      <w:r w:rsidR="00674FD9">
        <w:rPr>
          <w:rFonts w:ascii="Times New Roman" w:eastAsia="Times New Roman" w:hAnsi="Times New Roman"/>
          <w:i/>
          <w:szCs w:val="24"/>
        </w:rPr>
        <w:t>x</w:t>
      </w:r>
      <w:r w:rsidR="00674FD9">
        <w:rPr>
          <w:rFonts w:ascii="Times New Roman" w:eastAsia="Times New Roman" w:hAnsi="Times New Roman"/>
          <w:i/>
          <w:szCs w:val="24"/>
          <w:vertAlign w:val="subscript"/>
        </w:rPr>
        <w:t>0</w:t>
      </w:r>
      <w:r w:rsidR="00674FD9">
        <w:rPr>
          <w:rFonts w:ascii="Times New Roman" w:eastAsia="Times New Roman" w:hAnsi="Times New Roman"/>
          <w:szCs w:val="24"/>
        </w:rPr>
        <w:t xml:space="preserve"> to maximize the</w:t>
      </w:r>
      <w:r w:rsidR="009F0316">
        <w:rPr>
          <w:rFonts w:ascii="Times New Roman" w:eastAsia="Times New Roman" w:hAnsi="Times New Roman"/>
          <w:szCs w:val="24"/>
        </w:rPr>
        <w:t xml:space="preserve"> </w:t>
      </w:r>
      <w:r w:rsidR="00674FD9">
        <w:rPr>
          <w:rFonts w:ascii="Times New Roman" w:eastAsia="Times New Roman" w:hAnsi="Times New Roman"/>
          <w:szCs w:val="24"/>
        </w:rPr>
        <w:t>net present value of the forested landscape on which the fire occurs</w:t>
      </w:r>
      <w:r w:rsidR="00674FD9" w:rsidRPr="00AA0E29">
        <w:rPr>
          <w:rFonts w:ascii="Times New Roman" w:eastAsia="Times New Roman" w:hAnsi="Times New Roman"/>
          <w:szCs w:val="24"/>
        </w:rPr>
        <w:t xml:space="preserve"> </w:t>
      </w:r>
      <w:r w:rsidR="00674FD9">
        <w:rPr>
          <w:rFonts w:ascii="Times New Roman" w:eastAsia="Times New Roman" w:hAnsi="Times New Roman"/>
          <w:szCs w:val="24"/>
        </w:rPr>
        <w:t xml:space="preserve">over the time horizon, </w:t>
      </w:r>
      <w:r w:rsidR="00674FD9">
        <w:rPr>
          <w:rFonts w:ascii="Times New Roman" w:eastAsia="Times New Roman" w:hAnsi="Times New Roman"/>
          <w:i/>
          <w:szCs w:val="24"/>
        </w:rPr>
        <w:t xml:space="preserve">t </w:t>
      </w:r>
      <w:r w:rsidR="00674FD9">
        <w:rPr>
          <w:rFonts w:ascii="Times New Roman" w:eastAsia="Times New Roman" w:hAnsi="Times New Roman"/>
          <w:szCs w:val="24"/>
        </w:rPr>
        <w:t>= 0,…</w:t>
      </w:r>
      <w:proofErr w:type="gramStart"/>
      <w:r w:rsidR="00674FD9">
        <w:rPr>
          <w:rFonts w:ascii="Times New Roman" w:eastAsia="Times New Roman" w:hAnsi="Times New Roman"/>
          <w:szCs w:val="24"/>
        </w:rPr>
        <w:t>,</w:t>
      </w:r>
      <w:r w:rsidR="00674FD9">
        <w:rPr>
          <w:rFonts w:ascii="Times New Roman" w:eastAsia="Times New Roman" w:hAnsi="Times New Roman"/>
          <w:i/>
          <w:szCs w:val="24"/>
        </w:rPr>
        <w:t>T</w:t>
      </w:r>
      <w:proofErr w:type="gramEnd"/>
      <w:r w:rsidR="00674FD9">
        <w:rPr>
          <w:rFonts w:ascii="Times New Roman" w:eastAsia="Times New Roman" w:hAnsi="Times New Roman"/>
          <w:szCs w:val="24"/>
        </w:rPr>
        <w:t xml:space="preserve">, defined as: </w:t>
      </w:r>
    </w:p>
    <w:p w:rsidR="00674FD9" w:rsidRDefault="00674FD9" w:rsidP="00674FD9">
      <w:pPr>
        <w:widowControl w:val="0"/>
        <w:spacing w:line="480" w:lineRule="auto"/>
        <w:rPr>
          <w:rFonts w:ascii="Times New Roman" w:eastAsia="Times New Roman" w:hAnsi="Times New Roman"/>
          <w:szCs w:val="24"/>
        </w:rPr>
      </w:pPr>
      <w:r>
        <w:rPr>
          <w:rFonts w:ascii="Times New Roman" w:eastAsia="Times New Roman" w:hAnsi="Times New Roman"/>
          <w:szCs w:val="24"/>
        </w:rPr>
        <w:t xml:space="preserve"> </w:t>
      </w:r>
    </w:p>
    <w:p w:rsidR="004B5869" w:rsidRPr="004B5869" w:rsidRDefault="003C5C60" w:rsidP="00EB3B5E">
      <w:pPr>
        <w:widowControl w:val="0"/>
        <w:spacing w:line="480" w:lineRule="auto"/>
        <w:rPr>
          <w:rFonts w:ascii="Times New Roman" w:eastAsia="Times New Roman" w:hAnsi="Times New Roman"/>
          <w:noProof/>
          <w:szCs w:val="24"/>
        </w:rPr>
      </w:pPr>
      <w:r>
        <w:rPr>
          <w:noProof/>
        </w:rPr>
        <mc:AlternateContent>
          <mc:Choice Requires="wps">
            <w:drawing>
              <wp:anchor distT="0" distB="0" distL="114300" distR="114300" simplePos="0" relativeHeight="251663872" behindDoc="0" locked="0" layoutInCell="1" allowOverlap="1" wp14:anchorId="1969E7FB" wp14:editId="0EF54BFF">
                <wp:simplePos x="0" y="0"/>
                <wp:positionH relativeFrom="margin">
                  <wp:posOffset>5540375</wp:posOffset>
                </wp:positionH>
                <wp:positionV relativeFrom="line">
                  <wp:posOffset>10795</wp:posOffset>
                </wp:positionV>
                <wp:extent cx="381000" cy="27749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77495"/>
                        </a:xfrm>
                        <a:prstGeom prst="rect">
                          <a:avLst/>
                        </a:prstGeom>
                        <a:solidFill>
                          <a:srgbClr val="FFFFFF"/>
                        </a:solidFill>
                        <a:ln w="9525">
                          <a:noFill/>
                          <a:miter lim="800000"/>
                          <a:headEnd/>
                          <a:tailEnd/>
                        </a:ln>
                      </wps:spPr>
                      <wps:txbx>
                        <w:txbxContent>
                          <w:p w:rsidR="00FE0E13" w:rsidRPr="002E779D" w:rsidRDefault="00FE0E13" w:rsidP="00674FD9">
                            <w:pPr>
                              <w:rPr>
                                <w:b/>
                              </w:rPr>
                            </w:pPr>
                            <w:r w:rsidRPr="002E779D">
                              <w:rPr>
                                <w:b/>
                              </w:rPr>
                              <w:t>(</w:t>
                            </w:r>
                            <w:r>
                              <w:rPr>
                                <w:b/>
                              </w:rPr>
                              <w:t>2</w:t>
                            </w:r>
                            <w:r w:rsidRPr="002E779D">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6.25pt;margin-top:.85pt;width:30pt;height:21.85pt;z-index:251663872;visibility:visible;mso-wrap-style:square;mso-width-percent:0;mso-height-percent:200;mso-wrap-distance-left:9pt;mso-wrap-distance-top:0;mso-wrap-distance-right:9pt;mso-wrap-distance-bottom:0;mso-position-horizontal:absolute;mso-position-horizontal-relative:margin;mso-position-vertical:absolute;mso-position-vertical-relative:lin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" stroked="f">
                <v:textbox style="mso-fit-shape-to-text:t">
                  <w:txbxContent>
                    <w:p w:rsidR="00FE0E13" w:rsidRPr="002E779D" w:rsidRDefault="00FE0E13" w:rsidP="00674FD9">
                      <w:pPr>
                        <w:rPr>
                          <w:b/>
                        </w:rPr>
                      </w:pPr>
                      <w:r w:rsidRPr="002E779D">
                        <w:rPr>
                          <w:b/>
                        </w:rPr>
                        <w:t>(</w:t>
                      </w:r>
                      <w:r>
                        <w:rPr>
                          <w:b/>
                        </w:rPr>
                        <w:t>2</w:t>
                      </w:r>
                      <w:r w:rsidRPr="002E779D">
                        <w:rPr>
                          <w:b/>
                        </w:rPr>
                        <w:t>)</w:t>
                      </w:r>
                    </w:p>
                  </w:txbxContent>
                </v:textbox>
                <w10:wrap anchorx="margin" anchory="line"/>
              </v:shape>
            </w:pict>
          </mc:Fallback>
        </mc:AlternateContent>
      </w:r>
      <w:r>
        <w:rPr>
          <w:noProof/>
        </w:rPr>
        <mc:AlternateContent>
          <mc:Choice Requires="wps">
            <w:drawing>
              <wp:anchor distT="0" distB="0" distL="114300" distR="114300" simplePos="0" relativeHeight="251664896" behindDoc="0" locked="0" layoutInCell="1" allowOverlap="1" wp14:anchorId="737137DF" wp14:editId="597955BB">
                <wp:simplePos x="0" y="0"/>
                <wp:positionH relativeFrom="margin">
                  <wp:posOffset>5540375</wp:posOffset>
                </wp:positionH>
                <wp:positionV relativeFrom="line">
                  <wp:posOffset>10795</wp:posOffset>
                </wp:positionV>
                <wp:extent cx="381000" cy="2667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6700"/>
                        </a:xfrm>
                        <a:prstGeom prst="rect">
                          <a:avLst/>
                        </a:prstGeom>
                        <a:solidFill>
                          <a:srgbClr val="FFFFFF"/>
                        </a:solidFill>
                        <a:ln w="9525">
                          <a:noFill/>
                          <a:miter lim="800000"/>
                          <a:headEnd/>
                          <a:tailEnd/>
                        </a:ln>
                      </wps:spPr>
                      <wps:txbx>
                        <w:txbxContent>
                          <w:p w:rsidR="00FE0E13" w:rsidRPr="00EB3B5E" w:rsidRDefault="00FE0E13" w:rsidP="004B5869">
                            <w:pPr>
                              <w:rPr>
                                <w:rFonts w:ascii="Times New Roman" w:hAnsi="Times New Roman"/>
                                <w:b/>
                              </w:rPr>
                            </w:pPr>
                            <w:r w:rsidRPr="00EB3B5E">
                              <w:rPr>
                                <w:rFonts w:ascii="Times New Roman" w:hAnsi="Times New Roman"/>
                                <w:b/>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36.25pt;margin-top:.85pt;width:30pt;height:21pt;z-index:251664896;visibility:visible;mso-wrap-style:square;mso-width-percent:0;mso-height-percent:200;mso-wrap-distance-left:9pt;mso-wrap-distance-top:0;mso-wrap-distance-right:9pt;mso-wrap-distance-bottom:0;mso-position-horizontal:absolute;mso-position-horizontal-relative:margin;mso-position-vertical:absolute;mso-position-vertical-relative:lin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" stroked="f">
                <v:textbox style="mso-fit-shape-to-text:t">
                  <w:txbxContent>
                    <w:p w:rsidR="00FE0E13" w:rsidRPr="00EB3B5E" w:rsidRDefault="00FE0E13" w:rsidP="004B5869">
                      <w:pPr>
                        <w:rPr>
                          <w:rFonts w:ascii="Times New Roman" w:hAnsi="Times New Roman"/>
                          <w:b/>
                        </w:rPr>
                      </w:pPr>
                      <w:r w:rsidRPr="00EB3B5E">
                        <w:rPr>
                          <w:rFonts w:ascii="Times New Roman" w:hAnsi="Times New Roman"/>
                          <w:b/>
                        </w:rPr>
                        <w:t>(1)</w:t>
                      </w:r>
                    </w:p>
                  </w:txbxContent>
                </v:textbox>
                <w10:wrap anchorx="margin" anchory="line"/>
              </v:shape>
            </w:pict>
          </mc:Fallback>
        </mc:AlternateContent>
      </w:r>
      <w:r w:rsidR="004B5869" w:rsidRPr="004B5869">
        <w:rPr>
          <w:rFonts w:ascii="Times New Roman" w:eastAsia="Times New Roman" w:hAnsi="Times New Roman"/>
          <w:noProof/>
          <w:szCs w:val="24"/>
        </w:rPr>
        <w:tab/>
      </w:r>
      <m:oMath>
        <m:r>
          <w:rPr>
            <w:rFonts w:ascii="Cambria Math" w:eastAsia="Times New Roman" w:hAnsi="Cambria Math"/>
            <w:noProof/>
            <w:szCs w:val="24"/>
          </w:rPr>
          <m:t>v(</m:t>
        </m:r>
        <m:sSub>
          <m:sSubPr>
            <m:ctrlPr>
              <w:rPr>
                <w:rFonts w:ascii="Cambria Math" w:eastAsia="Times New Roman" w:hAnsi="Cambria Math"/>
                <w:i/>
                <w:noProof/>
                <w:szCs w:val="24"/>
              </w:rPr>
            </m:ctrlPr>
          </m:sSubPr>
          <m:e>
            <m:r>
              <w:rPr>
                <w:rFonts w:ascii="Cambria Math" w:eastAsia="Times New Roman" w:hAnsi="Cambria Math"/>
                <w:noProof/>
                <w:szCs w:val="24"/>
              </w:rPr>
              <m:t>s</m:t>
            </m:r>
          </m:e>
          <m:sub>
            <m:r>
              <w:rPr>
                <w:rFonts w:ascii="Cambria Math" w:eastAsia="Times New Roman" w:hAnsi="Cambria Math"/>
                <w:noProof/>
                <w:szCs w:val="24"/>
              </w:rPr>
              <m:t>0</m:t>
            </m:r>
          </m:sub>
        </m:sSub>
        <m:r>
          <w:rPr>
            <w:rFonts w:ascii="Cambria Math" w:hAnsi="Cambria Math"/>
            <w:szCs w:val="24"/>
          </w:rPr>
          <m:t xml:space="preserve">, </m:t>
        </m:r>
        <m:r>
          <m:rPr>
            <m:sty m:val="bi"/>
          </m:rPr>
          <w:rPr>
            <w:rFonts w:ascii="Cambria Math" w:hAnsi="Cambria Math"/>
            <w:szCs w:val="24"/>
          </w:rPr>
          <m:t>w</m:t>
        </m:r>
        <m:r>
          <w:rPr>
            <w:rFonts w:ascii="Cambria Math" w:hAnsi="Cambria Math"/>
            <w:szCs w:val="24"/>
          </w:rPr>
          <m:t xml:space="preserve">, </m:t>
        </m:r>
        <m:r>
          <m:rPr>
            <m:sty m:val="bi"/>
          </m:rPr>
          <w:rPr>
            <w:rFonts w:ascii="Cambria Math" w:hAnsi="Cambria Math"/>
            <w:szCs w:val="24"/>
          </w:rPr>
          <m:t>x</m:t>
        </m:r>
        <m:r>
          <m:rPr>
            <m:sty m:val="p"/>
          </m:rPr>
          <w:rPr>
            <w:rFonts w:ascii="Cambria Math" w:hAnsi="Cambria Math"/>
            <w:szCs w:val="24"/>
          </w:rPr>
          <m:t>)=</m:t>
        </m:r>
        <m:r>
          <w:rPr>
            <w:rFonts w:ascii="Cambria Math" w:hAnsi="Cambria Math"/>
            <w:szCs w:val="24"/>
          </w:rPr>
          <m:t xml:space="preserve"> </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-it</m:t>
                </m:r>
              </m:sup>
            </m:sSup>
            <m:d>
              <m:dPr>
                <m:begChr m:val="["/>
                <m:endChr m:val="]"/>
                <m:ctrlPr>
                  <w:rPr>
                    <w:rFonts w:ascii="Cambria Math" w:hAnsi="Cambria Math"/>
                    <w:i/>
                    <w:szCs w:val="24"/>
                  </w:rPr>
                </m:ctrlPr>
              </m:dPr>
              <m:e>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e>
                </m:d>
                <m:r>
                  <w:rPr>
                    <w:rFonts w:ascii="Cambria Math" w:hAnsi="Cambria Math"/>
                    <w:szCs w:val="24"/>
                  </w:rPr>
                  <m:t>-c</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e>
                </m:d>
              </m:e>
            </m:d>
          </m:e>
        </m:nary>
        <m:r>
          <w:rPr>
            <w:rFonts w:ascii="Cambria Math" w:hAnsi="Cambria Math"/>
            <w:szCs w:val="24"/>
          </w:rPr>
          <m:t>+</m:t>
        </m:r>
        <m:sSub>
          <m:sSubPr>
            <m:ctrlPr>
              <w:rPr>
                <w:rFonts w:ascii="Cambria Math" w:hAnsi="Cambria Math"/>
                <w:i/>
                <w:szCs w:val="24"/>
              </w:rPr>
            </m:ctrlPr>
          </m:sSubPr>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-iT</m:t>
                </m:r>
              </m:sup>
            </m:sSup>
            <m:r>
              <w:rPr>
                <w:rFonts w:ascii="Cambria Math" w:hAnsi="Cambria Math"/>
                <w:szCs w:val="24"/>
              </w:rPr>
              <m:t>V</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oMath>
    </w:p>
    <w:p w:rsidR="004B5869" w:rsidRPr="004B5869" w:rsidRDefault="004B5869" w:rsidP="004B5869">
      <w:pPr>
        <w:widowControl w:val="0"/>
        <w:spacing w:line="480" w:lineRule="auto"/>
        <w:rPr>
          <w:rFonts w:ascii="Times New Roman" w:eastAsia="Times New Roman" w:hAnsi="Times New Roman"/>
          <w:szCs w:val="24"/>
        </w:rPr>
      </w:pPr>
    </w:p>
    <w:p w:rsidR="00682960" w:rsidRDefault="00DD4A36" w:rsidP="000A1C06">
      <w:pPr>
        <w:widowControl w:val="0"/>
        <w:spacing w:line="480" w:lineRule="auto"/>
        <w:ind w:firstLine="720"/>
        <w:rPr>
          <w:rFonts w:ascii="Times New Roman" w:eastAsia="Times New Roman" w:hAnsi="Times New Roman"/>
          <w:szCs w:val="24"/>
        </w:rPr>
      </w:pPr>
      <w:r>
        <w:rPr>
          <w:rFonts w:ascii="Times New Roman" w:eastAsia="Times New Roman" w:hAnsi="Times New Roman"/>
          <w:szCs w:val="24"/>
        </w:rPr>
        <w:t>A</w:t>
      </w:r>
      <w:r w:rsidR="00B43E40">
        <w:rPr>
          <w:rFonts w:ascii="Times New Roman" w:eastAsia="Times New Roman" w:hAnsi="Times New Roman"/>
          <w:szCs w:val="24"/>
        </w:rPr>
        <w:t xml:space="preserve"> rational land</w:t>
      </w:r>
      <w:r>
        <w:rPr>
          <w:rFonts w:ascii="Times New Roman" w:eastAsia="Times New Roman" w:hAnsi="Times New Roman"/>
          <w:szCs w:val="24"/>
        </w:rPr>
        <w:t xml:space="preserve"> manager</w:t>
      </w:r>
      <w:r w:rsidR="004C6204">
        <w:rPr>
          <w:rFonts w:ascii="Times New Roman" w:eastAsia="Times New Roman" w:hAnsi="Times New Roman"/>
          <w:szCs w:val="24"/>
        </w:rPr>
        <w:t>, facing the dichotomous choice that we pose,</w:t>
      </w:r>
      <w:r w:rsidR="00B43E40">
        <w:rPr>
          <w:rFonts w:ascii="Times New Roman" w:eastAsia="Times New Roman" w:hAnsi="Times New Roman"/>
          <w:szCs w:val="24"/>
        </w:rPr>
        <w:t xml:space="preserve"> would choose </w:t>
      </w:r>
      <w:r w:rsidR="00682960">
        <w:rPr>
          <w:rFonts w:ascii="Times New Roman" w:eastAsia="Times New Roman" w:hAnsi="Times New Roman"/>
          <w:szCs w:val="24"/>
        </w:rPr>
        <w:t xml:space="preserve">to allow a </w:t>
      </w:r>
      <w:r w:rsidR="006A3DF7">
        <w:rPr>
          <w:rFonts w:ascii="Times New Roman" w:eastAsia="Times New Roman" w:hAnsi="Times New Roman"/>
          <w:szCs w:val="24"/>
        </w:rPr>
        <w:t>fire of interest</w:t>
      </w:r>
      <w:r w:rsidR="00682960">
        <w:rPr>
          <w:rFonts w:ascii="Times New Roman" w:eastAsia="Times New Roman" w:hAnsi="Times New Roman"/>
          <w:szCs w:val="24"/>
        </w:rPr>
        <w:t xml:space="preserve"> to burn</w:t>
      </w:r>
      <w:r w:rsidR="003238B9">
        <w:rPr>
          <w:rFonts w:ascii="Times New Roman" w:eastAsia="Times New Roman" w:hAnsi="Times New Roman"/>
          <w:szCs w:val="24"/>
        </w:rPr>
        <w:t>,</w:t>
      </w:r>
      <w:r w:rsidR="00682960">
        <w:rPr>
          <w:rFonts w:ascii="Times New Roman" w:eastAsia="Times New Roman" w:hAnsi="Times New Roman"/>
          <w:szCs w:val="24"/>
        </w:rPr>
        <w:t xml:space="preserve"> rather than to suppress</w:t>
      </w:r>
      <w:r w:rsidR="004C6204">
        <w:rPr>
          <w:rFonts w:ascii="Times New Roman" w:eastAsia="Times New Roman" w:hAnsi="Times New Roman"/>
          <w:szCs w:val="24"/>
        </w:rPr>
        <w:t xml:space="preserve"> it</w:t>
      </w:r>
      <w:r w:rsidR="003238B9">
        <w:rPr>
          <w:rFonts w:ascii="Times New Roman" w:eastAsia="Times New Roman" w:hAnsi="Times New Roman"/>
          <w:szCs w:val="24"/>
        </w:rPr>
        <w:t>,</w:t>
      </w:r>
      <w:r w:rsidR="00682960">
        <w:rPr>
          <w:rFonts w:ascii="Times New Roman" w:eastAsia="Times New Roman" w:hAnsi="Times New Roman"/>
          <w:szCs w:val="24"/>
        </w:rPr>
        <w:t xml:space="preserve"> if the </w:t>
      </w:r>
      <w:r w:rsidR="00BA4C55">
        <w:rPr>
          <w:rFonts w:ascii="Times New Roman" w:eastAsia="Times New Roman" w:hAnsi="Times New Roman"/>
          <w:szCs w:val="24"/>
        </w:rPr>
        <w:t>net-value-change</w:t>
      </w:r>
      <w:r w:rsidR="006A3DF7">
        <w:rPr>
          <w:rFonts w:ascii="Times New Roman" w:eastAsia="Times New Roman" w:hAnsi="Times New Roman"/>
          <w:szCs w:val="24"/>
        </w:rPr>
        <w:t xml:space="preserve"> is positive</w:t>
      </w:r>
      <w:r w:rsidR="00AA39DC">
        <w:rPr>
          <w:rFonts w:ascii="Times New Roman" w:eastAsia="Times New Roman" w:hAnsi="Times New Roman"/>
          <w:szCs w:val="24"/>
        </w:rPr>
        <w:t>,</w:t>
      </w:r>
      <w:r w:rsidR="00682960">
        <w:rPr>
          <w:rFonts w:ascii="Times New Roman" w:eastAsia="Times New Roman" w:hAnsi="Times New Roman"/>
          <w:szCs w:val="24"/>
        </w:rPr>
        <w:t xml:space="preserve"> so </w:t>
      </w:r>
      <w:r w:rsidR="006A3DF7">
        <w:rPr>
          <w:rFonts w:ascii="Times New Roman" w:eastAsia="Times New Roman" w:hAnsi="Times New Roman"/>
          <w:szCs w:val="24"/>
        </w:rPr>
        <w:lastRenderedPageBreak/>
        <w:t>that</w:t>
      </w:r>
      <w:r w:rsidR="00682960">
        <w:rPr>
          <w:rFonts w:ascii="Times New Roman" w:eastAsia="Times New Roman" w:hAnsi="Times New Roman"/>
          <w:szCs w:val="24"/>
        </w:rPr>
        <w:t>:</w:t>
      </w:r>
    </w:p>
    <w:p w:rsidR="008874BE" w:rsidRDefault="008874BE" w:rsidP="0036452C">
      <w:pPr>
        <w:widowControl w:val="0"/>
        <w:spacing w:line="480" w:lineRule="auto"/>
        <w:rPr>
          <w:rFonts w:ascii="Times New Roman" w:eastAsia="Times New Roman" w:hAnsi="Times New Roman"/>
          <w:szCs w:val="24"/>
        </w:rPr>
      </w:pPr>
    </w:p>
    <w:bookmarkStart w:id="2" w:name="_Ref290367685"/>
    <w:p w:rsidR="000E0C80" w:rsidRDefault="003C5C60" w:rsidP="0036452C">
      <w:pPr>
        <w:widowControl w:val="0"/>
        <w:spacing w:line="480" w:lineRule="auto"/>
        <w:ind w:left="720"/>
        <w:rPr>
          <w:rFonts w:ascii="Times New Roman" w:eastAsia="Times New Roman" w:hAnsi="Times New Roman"/>
          <w:noProof/>
          <w:szCs w:val="24"/>
        </w:rPr>
      </w:pPr>
      <w:r>
        <w:rPr>
          <w:noProof/>
        </w:rPr>
        <mc:AlternateContent>
          <mc:Choice Requires="wps">
            <w:drawing>
              <wp:anchor distT="0" distB="0" distL="114300" distR="114300" simplePos="0" relativeHeight="251651584" behindDoc="0" locked="0" layoutInCell="1" allowOverlap="1" wp14:anchorId="1EDABA2E" wp14:editId="482548FB">
                <wp:simplePos x="0" y="0"/>
                <wp:positionH relativeFrom="margin">
                  <wp:align>right</wp:align>
                </wp:positionH>
                <wp:positionV relativeFrom="paragraph">
                  <wp:posOffset>0</wp:posOffset>
                </wp:positionV>
                <wp:extent cx="393700" cy="266700"/>
                <wp:effectExtent l="0" t="0" r="635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6700"/>
                        </a:xfrm>
                        <a:prstGeom prst="rect">
                          <a:avLst/>
                        </a:prstGeom>
                        <a:solidFill>
                          <a:srgbClr val="FFFFFF"/>
                        </a:solidFill>
                        <a:ln w="9525">
                          <a:noFill/>
                          <a:miter lim="800000"/>
                          <a:headEnd/>
                          <a:tailEnd/>
                        </a:ln>
                      </wps:spPr>
                      <wps:txbx>
                        <w:txbxContent>
                          <w:p w:rsidR="00FE0E13" w:rsidRPr="00EB3B5E" w:rsidRDefault="00FE0E13" w:rsidP="00682960">
                            <w:pPr>
                              <w:jc w:val="right"/>
                              <w:rPr>
                                <w:rFonts w:ascii="Times New Roman" w:hAnsi="Times New Roman"/>
                                <w:b/>
                              </w:rPr>
                            </w:pPr>
                            <w:r w:rsidRPr="00EB3B5E">
                              <w:rPr>
                                <w:rFonts w:ascii="Times New Roman" w:hAnsi="Times New Roman"/>
                                <w:b/>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0.2pt;margin-top:0;width:31pt;height:21pt;z-index:251651584;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" stroked="f">
                <v:textbox style="mso-fit-shape-to-text:t">
                  <w:txbxContent>
                    <w:p w:rsidR="00FE0E13" w:rsidRPr="00EB3B5E" w:rsidRDefault="00FE0E13" w:rsidP="00682960">
                      <w:pPr>
                        <w:jc w:val="right"/>
                        <w:rPr>
                          <w:rFonts w:ascii="Times New Roman" w:hAnsi="Times New Roman"/>
                          <w:b/>
                        </w:rPr>
                      </w:pPr>
                      <w:r w:rsidRPr="00EB3B5E">
                        <w:rPr>
                          <w:rFonts w:ascii="Times New Roman" w:hAnsi="Times New Roman"/>
                          <w:b/>
                        </w:rPr>
                        <w:t>(2)</w:t>
                      </w:r>
                    </w:p>
                  </w:txbxContent>
                </v:textbox>
                <w10:wrap anchorx="margin"/>
              </v:shape>
            </w:pict>
          </mc:Fallback>
        </mc:AlternateContent>
      </w:r>
      <w:bookmarkEnd w:id="2"/>
      <m:oMath>
        <m:r>
          <w:rPr>
            <w:rFonts w:ascii="Cambria Math" w:hAnsi="Cambria Math"/>
            <w:szCs w:val="24"/>
          </w:rPr>
          <m:t>∆v=v</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m:rPr>
                <m:sty m:val="b"/>
              </m:rPr>
              <w:rPr>
                <w:rFonts w:ascii="Cambria Math" w:hAnsi="Cambria Math"/>
                <w:szCs w:val="24"/>
              </w:rPr>
              <m:t>,</m:t>
            </m:r>
            <m:r>
              <m:rPr>
                <m:sty m:val="bi"/>
              </m:rPr>
              <w:rPr>
                <w:rFonts w:ascii="Cambria Math" w:hAnsi="Cambria Math"/>
                <w:szCs w:val="24"/>
              </w:rPr>
              <m:t>w</m:t>
            </m:r>
            <m:r>
              <m:rPr>
                <m:sty m:val="b"/>
              </m:rPr>
              <w:rPr>
                <w:rFonts w:ascii="Cambria Math" w:hAnsi="Cambria Math"/>
                <w:szCs w:val="24"/>
              </w:rPr>
              <m:t>,</m:t>
            </m:r>
            <m:r>
              <m:rPr>
                <m:sty m:val="bi"/>
              </m:rPr>
              <w:rPr>
                <w:rFonts w:ascii="Cambria Math" w:hAnsi="Cambria Math"/>
                <w:szCs w:val="24"/>
              </w:rPr>
              <m:t xml:space="preserve">x </m:t>
            </m:r>
            <m:r>
              <w:rPr>
                <w:rFonts w:ascii="Cambria Math" w:eastAsia="Times New Roman"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=0</m:t>
            </m:r>
          </m:e>
        </m:d>
        <m:r>
          <w:rPr>
            <w:rFonts w:ascii="Cambria Math" w:hAnsi="Cambria Math"/>
            <w:szCs w:val="24"/>
          </w:rPr>
          <m:t>-v</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m:rPr>
                <m:sty m:val="b"/>
              </m:rPr>
              <w:rPr>
                <w:rFonts w:ascii="Cambria Math" w:hAnsi="Cambria Math"/>
                <w:szCs w:val="24"/>
              </w:rPr>
              <m:t>,</m:t>
            </m:r>
            <m:r>
              <m:rPr>
                <m:sty m:val="bi"/>
              </m:rPr>
              <w:rPr>
                <w:rFonts w:ascii="Cambria Math" w:hAnsi="Cambria Math"/>
                <w:szCs w:val="24"/>
              </w:rPr>
              <m:t>w</m:t>
            </m:r>
            <m:r>
              <m:rPr>
                <m:sty m:val="p"/>
              </m:rPr>
              <w:rPr>
                <w:rFonts w:ascii="Cambria Math" w:hAnsi="Cambria Math"/>
                <w:szCs w:val="24"/>
              </w:rPr>
              <m:t xml:space="preserve">, </m:t>
            </m:r>
            <m:r>
              <m:rPr>
                <m:sty m:val="bi"/>
              </m:rPr>
              <w:rPr>
                <w:rFonts w:ascii="Cambria Math" w:hAnsi="Cambria Math"/>
                <w:szCs w:val="24"/>
              </w:rPr>
              <m:t>x</m:t>
            </m:r>
            <m:r>
              <m:rPr>
                <m:sty m:val="p"/>
              </m:rPr>
              <w:rPr>
                <w:rFonts w:ascii="Cambria Math" w:eastAsia="Times New Roman" w:hAnsi="Cambria Math"/>
                <w:szCs w:val="24"/>
              </w:rPr>
              <m:t>|</m:t>
            </m:r>
            <m:sSub>
              <m:sSubPr>
                <m:ctrlPr>
                  <w:rPr>
                    <w:rFonts w:ascii="Cambria Math" w:hAnsi="Cambria Math"/>
                    <w:szCs w:val="24"/>
                  </w:rPr>
                </m:ctrlPr>
              </m:sSubPr>
              <m:e>
                <m:r>
                  <w:rPr>
                    <w:rFonts w:ascii="Cambria Math" w:hAnsi="Cambria Math"/>
                    <w:szCs w:val="24"/>
                  </w:rPr>
                  <m:t>x</m:t>
                </m:r>
                <m:ctrlPr>
                  <w:rPr>
                    <w:rFonts w:ascii="Cambria Math" w:hAnsi="Cambria Math"/>
                    <w:i/>
                    <w:szCs w:val="24"/>
                  </w:rPr>
                </m:ctrlPr>
              </m:e>
              <m:sub>
                <m:r>
                  <w:rPr>
                    <w:rFonts w:ascii="Cambria Math" w:hAnsi="Cambria Math"/>
                    <w:szCs w:val="24"/>
                  </w:rPr>
                  <m:t>0</m:t>
                </m:r>
                <m:ctrlPr>
                  <w:rPr>
                    <w:rFonts w:ascii="Cambria Math" w:hAnsi="Cambria Math"/>
                    <w:i/>
                    <w:szCs w:val="24"/>
                  </w:rPr>
                </m:ctrlPr>
              </m:sub>
            </m:sSub>
            <m:r>
              <w:rPr>
                <w:rFonts w:ascii="Cambria Math" w:hAnsi="Cambria Math"/>
                <w:szCs w:val="24"/>
              </w:rPr>
              <m:t>=1</m:t>
            </m:r>
          </m:e>
        </m:d>
        <m:r>
          <w:rPr>
            <w:rFonts w:ascii="Cambria Math" w:hAnsi="Cambria Math"/>
            <w:szCs w:val="24"/>
          </w:rPr>
          <m:t xml:space="preserve"> &gt; 0</m:t>
        </m:r>
      </m:oMath>
    </w:p>
    <w:p w:rsidR="008874BE" w:rsidRDefault="008874BE" w:rsidP="0036452C">
      <w:pPr>
        <w:widowControl w:val="0"/>
        <w:spacing w:line="480" w:lineRule="auto"/>
        <w:rPr>
          <w:rFonts w:ascii="Times New Roman" w:eastAsia="Times New Roman" w:hAnsi="Times New Roman"/>
          <w:szCs w:val="24"/>
        </w:rPr>
      </w:pPr>
    </w:p>
    <w:p w:rsidR="003D5D9E" w:rsidRDefault="00682960" w:rsidP="0036452C">
      <w:pPr>
        <w:widowControl w:val="0"/>
        <w:spacing w:line="480" w:lineRule="auto"/>
        <w:rPr>
          <w:rFonts w:ascii="Times New Roman" w:eastAsia="Times New Roman" w:hAnsi="Times New Roman"/>
          <w:szCs w:val="24"/>
        </w:rPr>
      </w:pPr>
      <w:r>
        <w:rPr>
          <w:rFonts w:ascii="Times New Roman" w:eastAsia="Times New Roman" w:hAnsi="Times New Roman"/>
          <w:szCs w:val="24"/>
        </w:rPr>
        <w:t xml:space="preserve">Splitting </w:t>
      </w:r>
      <m:oMath>
        <m:r>
          <w:rPr>
            <w:rFonts w:ascii="Cambria Math" w:eastAsia="Times New Roman" w:hAnsi="Cambria Math"/>
            <w:szCs w:val="24"/>
          </w:rPr>
          <m:t>∆v</m:t>
        </m:r>
      </m:oMath>
      <w:r>
        <w:rPr>
          <w:rFonts w:ascii="Times New Roman" w:eastAsia="Times New Roman" w:hAnsi="Times New Roman"/>
          <w:szCs w:val="24"/>
        </w:rPr>
        <w:t xml:space="preserve"> i</w:t>
      </w:r>
      <w:proofErr w:type="spellStart"/>
      <w:r w:rsidR="003D3D23">
        <w:rPr>
          <w:rFonts w:ascii="Times New Roman" w:eastAsia="Times New Roman" w:hAnsi="Times New Roman"/>
          <w:szCs w:val="24"/>
        </w:rPr>
        <w:t>nto</w:t>
      </w:r>
      <w:proofErr w:type="spellEnd"/>
      <w:r w:rsidR="003D3D23">
        <w:rPr>
          <w:rFonts w:ascii="Times New Roman" w:eastAsia="Times New Roman" w:hAnsi="Times New Roman"/>
          <w:szCs w:val="24"/>
        </w:rPr>
        <w:t xml:space="preserve"> its component parts yields:</w:t>
      </w:r>
    </w:p>
    <w:p w:rsidR="008874BE" w:rsidRPr="00682960" w:rsidRDefault="008874BE" w:rsidP="0036452C">
      <w:pPr>
        <w:widowControl w:val="0"/>
        <w:spacing w:line="480" w:lineRule="auto"/>
        <w:rPr>
          <w:rFonts w:ascii="Times New Roman" w:eastAsia="Times New Roman" w:hAnsi="Times New Roman"/>
          <w:szCs w:val="24"/>
        </w:rPr>
      </w:pPr>
    </w:p>
    <w:p w:rsidR="00513EBA" w:rsidRPr="00513EBA" w:rsidRDefault="003C5C60" w:rsidP="0036452C">
      <w:pPr>
        <w:widowControl w:val="0"/>
        <w:spacing w:line="480" w:lineRule="auto"/>
        <w:ind w:left="720"/>
        <w:rPr>
          <w:rFonts w:ascii="Times New Roman" w:eastAsia="Times New Roman" w:hAnsi="Times New Roman"/>
          <w:noProof/>
          <w:szCs w:val="24"/>
        </w:rPr>
      </w:pPr>
      <w:r>
        <w:rPr>
          <w:noProof/>
        </w:rPr>
        <mc:AlternateContent>
          <mc:Choice Requires="wps">
            <w:drawing>
              <wp:anchor distT="0" distB="0" distL="114300" distR="114300" simplePos="0" relativeHeight="251652608" behindDoc="0" locked="0" layoutInCell="1" allowOverlap="1" wp14:anchorId="596DAFF5" wp14:editId="60041D9F">
                <wp:simplePos x="0" y="0"/>
                <wp:positionH relativeFrom="margin">
                  <wp:align>right</wp:align>
                </wp:positionH>
                <wp:positionV relativeFrom="paragraph">
                  <wp:posOffset>0</wp:posOffset>
                </wp:positionV>
                <wp:extent cx="393700" cy="266700"/>
                <wp:effectExtent l="0" t="0" r="635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6700"/>
                        </a:xfrm>
                        <a:prstGeom prst="rect">
                          <a:avLst/>
                        </a:prstGeom>
                        <a:solidFill>
                          <a:srgbClr val="FFFFFF"/>
                        </a:solidFill>
                        <a:ln w="9525">
                          <a:noFill/>
                          <a:miter lim="800000"/>
                          <a:headEnd/>
                          <a:tailEnd/>
                        </a:ln>
                      </wps:spPr>
                      <wps:txbx>
                        <w:txbxContent>
                          <w:p w:rsidR="00FE0E13" w:rsidRPr="00EB3B5E" w:rsidRDefault="00FE0E13" w:rsidP="00682960">
                            <w:pPr>
                              <w:jc w:val="right"/>
                              <w:rPr>
                                <w:rFonts w:ascii="Times New Roman" w:hAnsi="Times New Roman"/>
                                <w:b/>
                              </w:rPr>
                            </w:pPr>
                            <w:r w:rsidRPr="00EB3B5E">
                              <w:rPr>
                                <w:rFonts w:ascii="Times New Roman" w:hAnsi="Times New Roman"/>
                                <w:b/>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0.2pt;margin-top:0;width:31pt;height:21pt;z-index:25165260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" stroked="f">
                <v:textbox style="mso-fit-shape-to-text:t">
                  <w:txbxContent>
                    <w:p w:rsidR="00FE0E13" w:rsidRPr="00EB3B5E" w:rsidRDefault="00FE0E13" w:rsidP="00682960">
                      <w:pPr>
                        <w:jc w:val="right"/>
                        <w:rPr>
                          <w:rFonts w:ascii="Times New Roman" w:hAnsi="Times New Roman"/>
                          <w:b/>
                        </w:rPr>
                      </w:pPr>
                      <w:r w:rsidRPr="00EB3B5E">
                        <w:rPr>
                          <w:rFonts w:ascii="Times New Roman" w:hAnsi="Times New Roman"/>
                          <w:b/>
                        </w:rPr>
                        <w:t>(3)</w:t>
                      </w:r>
                    </w:p>
                  </w:txbxContent>
                </v:textbox>
                <w10:wrap anchorx="margin"/>
              </v:shape>
            </w:pict>
          </mc:Fallback>
        </mc:AlternateContent>
      </w:r>
      <m:oMath>
        <m:r>
          <w:rPr>
            <w:rFonts w:ascii="Cambria Math" w:hAnsi="Cambria Math"/>
            <w:szCs w:val="24"/>
          </w:rPr>
          <m:t>∆v=</m:t>
        </m:r>
        <m:d>
          <m:dPr>
            <m:begChr m:val="["/>
            <m:endChr m:val="]"/>
            <m:ctrlPr>
              <w:rPr>
                <w:rFonts w:ascii="Cambria Math" w:hAnsi="Cambria Math"/>
                <w:i/>
                <w:szCs w:val="24"/>
              </w:rPr>
            </m:ctrlPr>
          </m:dPr>
          <m:e>
            <m:r>
              <w:rPr>
                <w:rFonts w:ascii="Cambria Math" w:hAnsi="Cambria Math"/>
                <w:szCs w:val="24"/>
              </w:rPr>
              <m:t>c(</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=1)-</m:t>
            </m:r>
            <m:d>
              <m:dPr>
                <m:ctrlPr>
                  <w:rPr>
                    <w:rFonts w:ascii="Cambria Math" w:hAnsi="Cambria Math"/>
                    <w:i/>
                    <w:szCs w:val="24"/>
                  </w:rPr>
                </m:ctrlPr>
              </m:dPr>
              <m:e>
                <m:r>
                  <w:rPr>
                    <w:rFonts w:ascii="Cambria Math" w:hAnsi="Cambria Math"/>
                    <w:szCs w:val="24"/>
                  </w:rPr>
                  <m:t>r(</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=0)-r(</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=1)</m:t>
                </m:r>
              </m:e>
            </m:d>
          </m:e>
        </m:d>
      </m:oMath>
    </w:p>
    <w:p w:rsidR="00513EBA" w:rsidRPr="00513EBA" w:rsidRDefault="00513EBA" w:rsidP="0036452C">
      <w:pPr>
        <w:widowControl w:val="0"/>
        <w:spacing w:line="480" w:lineRule="auto"/>
        <w:ind w:left="720"/>
        <w:rPr>
          <w:rFonts w:ascii="Times New Roman" w:eastAsia="Times New Roman" w:hAnsi="Times New Roman"/>
          <w:noProof/>
          <w:szCs w:val="24"/>
        </w:rPr>
      </w:pPr>
      <w:r>
        <w:rPr>
          <w:rFonts w:ascii="Times New Roman" w:eastAsia="Times New Roman" w:hAnsi="Times New Roman"/>
          <w:noProof/>
          <w:szCs w:val="24"/>
        </w:rPr>
        <w:tab/>
      </w:r>
      <m:oMath>
        <m:r>
          <w:rPr>
            <w:rFonts w:ascii="Cambria Math" w:hAnsi="Cambria Math"/>
            <w:szCs w:val="24"/>
          </w:rPr>
          <m:t xml:space="preserve">+ </m:t>
        </m:r>
        <m:d>
          <m:dPr>
            <m:begChr m:val="["/>
            <m:endChr m:val="]"/>
            <m:ctrlPr>
              <w:rPr>
                <w:rFonts w:ascii="Cambria Math" w:hAnsi="Cambria Math"/>
                <w:i/>
                <w:szCs w:val="24"/>
              </w:rPr>
            </m:ctrlPr>
          </m:dPr>
          <m:e>
            <m:nary>
              <m:naryPr>
                <m:chr m:val="∑"/>
                <m:limLoc m:val="undOvr"/>
                <m:ctrlPr>
                  <w:rPr>
                    <w:rFonts w:ascii="Cambria Math" w:hAnsi="Cambria Math"/>
                    <w:i/>
                    <w:szCs w:val="24"/>
                  </w:rPr>
                </m:ctrlPr>
              </m:naryPr>
              <m:sub>
                <m:r>
                  <w:rPr>
                    <w:rFonts w:ascii="Cambria Math" w:hAnsi="Cambria Math"/>
                    <w:szCs w:val="24"/>
                  </w:rPr>
                  <m:t>t=1</m:t>
                </m:r>
              </m:sub>
              <m:sup>
                <m:r>
                  <w:rPr>
                    <w:rFonts w:ascii="Cambria Math" w:hAnsi="Cambria Math"/>
                    <w:szCs w:val="24"/>
                  </w:rPr>
                  <m:t>T-1</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-it</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r(s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=0)-r(</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=1)</m:t>
                </m:r>
              </m:e>
            </m:nary>
            <m:r>
              <w:rPr>
                <w:rFonts w:ascii="Cambria Math" w:hAnsi="Cambria Math"/>
                <w:szCs w:val="24"/>
              </w:rPr>
              <m:t>}</m:t>
            </m:r>
          </m:e>
        </m:d>
      </m:oMath>
    </w:p>
    <w:p w:rsidR="00DD4A36" w:rsidRPr="003238B9" w:rsidRDefault="00513EBA" w:rsidP="00DD4A36">
      <w:pPr>
        <w:widowControl w:val="0"/>
        <w:spacing w:line="480" w:lineRule="auto"/>
        <w:ind w:left="720"/>
        <w:rPr>
          <w:rFonts w:ascii="Times New Roman" w:eastAsia="Times New Roman" w:hAnsi="Times New Roman"/>
          <w:b/>
          <w:noProof/>
          <w:szCs w:val="24"/>
        </w:rPr>
      </w:pPr>
      <w:r>
        <w:rPr>
          <w:rFonts w:ascii="Times New Roman" w:eastAsia="Times New Roman" w:hAnsi="Times New Roman"/>
          <w:noProof/>
          <w:szCs w:val="24"/>
        </w:rPr>
        <w:tab/>
      </w:r>
      <m:oMath>
        <m:r>
          <m:rPr>
            <m:sty m:val="bi"/>
          </m:rPr>
          <w:rPr>
            <w:rFonts w:ascii="Cambria Math" w:hAnsi="Cambria Math"/>
            <w:szCs w:val="24"/>
          </w:rPr>
          <m:t xml:space="preserve">- </m:t>
        </m:r>
        <m:d>
          <m:dPr>
            <m:begChr m:val="["/>
            <m:endChr m:val="]"/>
            <m:ctrlPr>
              <w:rPr>
                <w:rFonts w:ascii="Cambria Math" w:hAnsi="Cambria Math"/>
                <w:b/>
                <w:i/>
                <w:szCs w:val="24"/>
              </w:rPr>
            </m:ctrlPr>
          </m:dPr>
          <m:e>
            <m:nary>
              <m:naryPr>
                <m:chr m:val="∑"/>
                <m:limLoc m:val="undOvr"/>
                <m:ctrlPr>
                  <w:rPr>
                    <w:rFonts w:ascii="Cambria Math" w:hAnsi="Cambria Math"/>
                    <w:b/>
                    <w:i/>
                    <w:szCs w:val="24"/>
                  </w:rPr>
                </m:ctrlPr>
              </m:naryPr>
              <m:sub>
                <m:r>
                  <m:rPr>
                    <m:sty m:val="bi"/>
                  </m:rPr>
                  <w:rPr>
                    <w:rFonts w:ascii="Cambria Math" w:hAnsi="Cambria Math"/>
                    <w:szCs w:val="24"/>
                  </w:rPr>
                  <m:t>t=1</m:t>
                </m:r>
              </m:sub>
              <m:sup>
                <m:r>
                  <m:rPr>
                    <m:sty m:val="bi"/>
                  </m:rPr>
                  <w:rPr>
                    <w:rFonts w:ascii="Cambria Math" w:hAnsi="Cambria Math"/>
                    <w:szCs w:val="24"/>
                  </w:rPr>
                  <m:t>T-1</m:t>
                </m:r>
              </m:sup>
              <m:e>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-it</m:t>
                    </m:r>
                  </m:sup>
                </m:s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c(s</m:t>
                    </m:r>
                  </m:e>
                  <m:sub>
                    <m:r>
                      <m:rPr>
                        <m:sty m:val="bi"/>
                      </m:rPr>
                      <w:rPr>
                        <w:rFonts w:ascii="Cambria Math" w:hAnsi="Cambria Math"/>
                        <w:szCs w:val="24"/>
                      </w:rPr>
                      <m:t>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w</m:t>
                    </m:r>
                  </m:e>
                  <m:sub>
                    <m:r>
                      <m:rPr>
                        <m:sty m:val="bi"/>
                      </m:rPr>
                      <w:rPr>
                        <w:rFonts w:ascii="Cambria Math" w:hAnsi="Cambria Math"/>
                        <w:szCs w:val="24"/>
                      </w:rPr>
                      <m:t>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0</m:t>
                    </m:r>
                  </m:sub>
                </m:sSub>
                <m:r>
                  <m:rPr>
                    <m:sty m:val="bi"/>
                  </m:rPr>
                  <w:rPr>
                    <w:rFonts w:ascii="Cambria Math" w:hAnsi="Cambria Math"/>
                    <w:szCs w:val="24"/>
                  </w:rPr>
                  <m:t>=0)-c(</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w</m:t>
                    </m:r>
                  </m:e>
                  <m:sub>
                    <m:r>
                      <m:rPr>
                        <m:sty m:val="bi"/>
                      </m:rPr>
                      <w:rPr>
                        <w:rFonts w:ascii="Cambria Math" w:hAnsi="Cambria Math"/>
                        <w:szCs w:val="24"/>
                      </w:rPr>
                      <m:t>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0</m:t>
                    </m:r>
                  </m:sub>
                </m:sSub>
                <m:r>
                  <m:rPr>
                    <m:sty m:val="bi"/>
                  </m:rPr>
                  <w:rPr>
                    <w:rFonts w:ascii="Cambria Math" w:hAnsi="Cambria Math"/>
                    <w:szCs w:val="24"/>
                  </w:rPr>
                  <m:t>=1)</m:t>
                </m:r>
              </m:e>
            </m:nary>
            <m:r>
              <m:rPr>
                <m:sty m:val="bi"/>
              </m:rPr>
              <w:rPr>
                <w:rFonts w:ascii="Cambria Math" w:hAnsi="Cambria Math"/>
                <w:szCs w:val="24"/>
              </w:rPr>
              <m:t>}</m:t>
            </m:r>
          </m:e>
        </m:d>
      </m:oMath>
    </w:p>
    <w:p w:rsidR="00682960" w:rsidRPr="000E0C80" w:rsidRDefault="00513EBA" w:rsidP="0036452C">
      <w:pPr>
        <w:widowControl w:val="0"/>
        <w:spacing w:line="480" w:lineRule="auto"/>
        <w:ind w:left="720"/>
        <w:rPr>
          <w:rFonts w:ascii="Times New Roman" w:eastAsia="Times New Roman" w:hAnsi="Times New Roman"/>
          <w:i/>
          <w:szCs w:val="24"/>
        </w:rPr>
      </w:pPr>
      <w:r>
        <w:rPr>
          <w:rFonts w:ascii="Times New Roman" w:eastAsia="Times New Roman" w:hAnsi="Times New Roman"/>
          <w:noProof/>
          <w:szCs w:val="24"/>
        </w:rPr>
        <w:tab/>
      </w:r>
      <m:oMath>
        <m:r>
          <w:rPr>
            <w:rFonts w:ascii="Cambria Math" w:hAnsi="Cambria Math"/>
            <w:szCs w:val="24"/>
          </w:rPr>
          <m:t xml:space="preserve">+ </m:t>
        </m:r>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-iT</m:t>
                </m:r>
              </m:sup>
            </m:s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eastAsia="Times New Roman"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=0</m:t>
                    </m:r>
                  </m:e>
                </m:d>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eastAsia="Times New Roman"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=1</m:t>
                    </m:r>
                  </m:e>
                </m:d>
              </m:e>
            </m:d>
          </m:e>
        </m:d>
      </m:oMath>
      <w:r w:rsidR="00682960">
        <w:rPr>
          <w:rFonts w:ascii="Times New Roman" w:eastAsia="Times New Roman" w:hAnsi="Times New Roman"/>
          <w:i/>
          <w:szCs w:val="24"/>
        </w:rPr>
        <w:tab/>
      </w:r>
    </w:p>
    <w:p w:rsidR="008874BE" w:rsidRDefault="008874BE" w:rsidP="0036452C">
      <w:pPr>
        <w:widowControl w:val="0"/>
        <w:spacing w:line="480" w:lineRule="auto"/>
        <w:rPr>
          <w:rFonts w:ascii="Times New Roman" w:eastAsia="Times New Roman" w:hAnsi="Times New Roman"/>
          <w:szCs w:val="24"/>
        </w:rPr>
      </w:pPr>
    </w:p>
    <w:p w:rsidR="004C2310" w:rsidRDefault="003D5D9E" w:rsidP="0036452C">
      <w:pPr>
        <w:widowControl w:val="0"/>
        <w:spacing w:line="480" w:lineRule="auto"/>
        <w:rPr>
          <w:rFonts w:ascii="Times New Roman" w:eastAsia="Times New Roman" w:hAnsi="Times New Roman"/>
          <w:szCs w:val="24"/>
        </w:rPr>
      </w:pPr>
      <w:r>
        <w:rPr>
          <w:rFonts w:ascii="Times New Roman" w:eastAsia="Times New Roman" w:hAnsi="Times New Roman"/>
          <w:szCs w:val="24"/>
        </w:rPr>
        <w:t xml:space="preserve">The first term in brackets is the difference in value occurring in the current period, </w:t>
      </w:r>
      <w:r>
        <w:rPr>
          <w:rFonts w:ascii="Times New Roman" w:eastAsia="Times New Roman" w:hAnsi="Times New Roman"/>
          <w:i/>
          <w:szCs w:val="24"/>
        </w:rPr>
        <w:t>t</w:t>
      </w:r>
      <w:r w:rsidR="00CA609E">
        <w:rPr>
          <w:rFonts w:ascii="Times New Roman" w:eastAsia="Times New Roman" w:hAnsi="Times New Roman"/>
          <w:i/>
          <w:szCs w:val="24"/>
        </w:rPr>
        <w:t xml:space="preserve"> </w:t>
      </w:r>
      <w:r>
        <w:rPr>
          <w:rFonts w:ascii="Times New Roman" w:eastAsia="Times New Roman" w:hAnsi="Times New Roman"/>
          <w:szCs w:val="24"/>
        </w:rPr>
        <w:t>=</w:t>
      </w:r>
      <w:r w:rsidR="00CA609E">
        <w:rPr>
          <w:rFonts w:ascii="Times New Roman" w:eastAsia="Times New Roman" w:hAnsi="Times New Roman"/>
          <w:szCs w:val="24"/>
        </w:rPr>
        <w:t xml:space="preserve"> </w:t>
      </w:r>
      <w:r>
        <w:rPr>
          <w:rFonts w:ascii="Times New Roman" w:eastAsia="Times New Roman" w:hAnsi="Times New Roman"/>
          <w:szCs w:val="24"/>
        </w:rPr>
        <w:t xml:space="preserve">0, as a consequence of allowing the </w:t>
      </w:r>
      <w:r w:rsidR="006A3DF7">
        <w:rPr>
          <w:rFonts w:ascii="Times New Roman" w:eastAsia="Times New Roman" w:hAnsi="Times New Roman"/>
          <w:szCs w:val="24"/>
        </w:rPr>
        <w:t>fire of interest</w:t>
      </w:r>
      <w:r>
        <w:rPr>
          <w:rFonts w:ascii="Times New Roman" w:eastAsia="Times New Roman" w:hAnsi="Times New Roman"/>
          <w:szCs w:val="24"/>
        </w:rPr>
        <w:t xml:space="preserve"> to burn rather than </w:t>
      </w:r>
      <w:r w:rsidR="00AA39DC">
        <w:rPr>
          <w:rFonts w:ascii="Times New Roman" w:eastAsia="Times New Roman" w:hAnsi="Times New Roman"/>
          <w:szCs w:val="24"/>
        </w:rPr>
        <w:t xml:space="preserve">be </w:t>
      </w:r>
      <w:r>
        <w:rPr>
          <w:rFonts w:ascii="Times New Roman" w:eastAsia="Times New Roman" w:hAnsi="Times New Roman"/>
          <w:szCs w:val="24"/>
        </w:rPr>
        <w:t>suppress</w:t>
      </w:r>
      <w:r w:rsidR="00AA39DC">
        <w:rPr>
          <w:rFonts w:ascii="Times New Roman" w:eastAsia="Times New Roman" w:hAnsi="Times New Roman"/>
          <w:szCs w:val="24"/>
        </w:rPr>
        <w:t>ed</w:t>
      </w:r>
      <w:r w:rsidR="00F56D5A">
        <w:rPr>
          <w:rFonts w:ascii="Times New Roman" w:eastAsia="Times New Roman" w:hAnsi="Times New Roman"/>
          <w:szCs w:val="24"/>
        </w:rPr>
        <w:t xml:space="preserve">. </w:t>
      </w:r>
      <w:r>
        <w:rPr>
          <w:rFonts w:ascii="Times New Roman" w:eastAsia="Times New Roman" w:hAnsi="Times New Roman"/>
          <w:szCs w:val="24"/>
        </w:rPr>
        <w:t>This will be positive if the avoided suppression cost exceed</w:t>
      </w:r>
      <w:r w:rsidR="00ED7F87">
        <w:rPr>
          <w:rFonts w:ascii="Times New Roman" w:eastAsia="Times New Roman" w:hAnsi="Times New Roman"/>
          <w:szCs w:val="24"/>
        </w:rPr>
        <w:t>s</w:t>
      </w:r>
      <w:r>
        <w:rPr>
          <w:rFonts w:ascii="Times New Roman" w:eastAsia="Times New Roman" w:hAnsi="Times New Roman"/>
          <w:szCs w:val="24"/>
        </w:rPr>
        <w:t xml:space="preserve"> the </w:t>
      </w:r>
      <w:r w:rsidR="00513EBA">
        <w:rPr>
          <w:rFonts w:ascii="Times New Roman" w:eastAsia="Times New Roman" w:hAnsi="Times New Roman"/>
          <w:szCs w:val="24"/>
        </w:rPr>
        <w:t>additional loss to</w:t>
      </w:r>
      <w:r>
        <w:rPr>
          <w:rFonts w:ascii="Times New Roman" w:eastAsia="Times New Roman" w:hAnsi="Times New Roman"/>
          <w:szCs w:val="24"/>
        </w:rPr>
        <w:t xml:space="preserve"> fire in </w:t>
      </w:r>
      <w:r w:rsidR="00AA39DC">
        <w:rPr>
          <w:rFonts w:ascii="Times New Roman" w:eastAsia="Times New Roman" w:hAnsi="Times New Roman"/>
          <w:szCs w:val="24"/>
        </w:rPr>
        <w:t>the current</w:t>
      </w:r>
      <w:r>
        <w:rPr>
          <w:rFonts w:ascii="Times New Roman" w:eastAsia="Times New Roman" w:hAnsi="Times New Roman"/>
          <w:szCs w:val="24"/>
        </w:rPr>
        <w:t xml:space="preserve"> period. The second term in brackets is the</w:t>
      </w:r>
      <w:r w:rsidR="004C2310">
        <w:rPr>
          <w:rFonts w:ascii="Times New Roman" w:eastAsia="Times New Roman" w:hAnsi="Times New Roman"/>
          <w:szCs w:val="24"/>
        </w:rPr>
        <w:t xml:space="preserve"> change in the present value of benefits from the landscape in future periods as a consequence of allowing the </w:t>
      </w:r>
      <w:r w:rsidR="006A3DF7">
        <w:rPr>
          <w:rFonts w:ascii="Times New Roman" w:eastAsia="Times New Roman" w:hAnsi="Times New Roman"/>
          <w:szCs w:val="24"/>
        </w:rPr>
        <w:t>fire of interest</w:t>
      </w:r>
      <w:r w:rsidR="004C2310">
        <w:rPr>
          <w:rFonts w:ascii="Times New Roman" w:eastAsia="Times New Roman" w:hAnsi="Times New Roman"/>
          <w:szCs w:val="24"/>
        </w:rPr>
        <w:t xml:space="preserve"> to burn. It will be positive if the fuel treatment provided by the </w:t>
      </w:r>
      <w:r w:rsidR="006A3DF7">
        <w:rPr>
          <w:rFonts w:ascii="Times New Roman" w:eastAsia="Times New Roman" w:hAnsi="Times New Roman"/>
          <w:szCs w:val="24"/>
        </w:rPr>
        <w:t>fire of interest</w:t>
      </w:r>
      <w:r w:rsidR="004C2310">
        <w:rPr>
          <w:rFonts w:ascii="Times New Roman" w:eastAsia="Times New Roman" w:hAnsi="Times New Roman"/>
          <w:szCs w:val="24"/>
        </w:rPr>
        <w:t xml:space="preserve"> reduces loss in </w:t>
      </w:r>
      <w:r w:rsidR="006A3DF7">
        <w:rPr>
          <w:rFonts w:ascii="Times New Roman" w:eastAsia="Times New Roman" w:hAnsi="Times New Roman"/>
          <w:szCs w:val="24"/>
        </w:rPr>
        <w:t>subsequent fire</w:t>
      </w:r>
      <w:r w:rsidR="004C2310">
        <w:rPr>
          <w:rFonts w:ascii="Times New Roman" w:eastAsia="Times New Roman" w:hAnsi="Times New Roman"/>
          <w:szCs w:val="24"/>
        </w:rPr>
        <w:t xml:space="preserve">s. The third term is the change in the present value of suppression costs from fire in future periods from allowing the </w:t>
      </w:r>
      <w:r w:rsidR="006A3DF7">
        <w:rPr>
          <w:rFonts w:ascii="Times New Roman" w:eastAsia="Times New Roman" w:hAnsi="Times New Roman"/>
          <w:szCs w:val="24"/>
        </w:rPr>
        <w:t>fire of interest</w:t>
      </w:r>
      <w:r w:rsidR="004C2310">
        <w:rPr>
          <w:rFonts w:ascii="Times New Roman" w:eastAsia="Times New Roman" w:hAnsi="Times New Roman"/>
          <w:szCs w:val="24"/>
        </w:rPr>
        <w:t xml:space="preserve"> to burn. It contributes positively to </w:t>
      </w:r>
      <m:oMath>
        <m:r>
          <w:rPr>
            <w:rFonts w:ascii="Cambria Math" w:eastAsia="Times New Roman" w:hAnsi="Cambria Math"/>
            <w:szCs w:val="24"/>
          </w:rPr>
          <m:t>∆v</m:t>
        </m:r>
      </m:oMath>
      <w:r w:rsidR="004C2310">
        <w:rPr>
          <w:rFonts w:ascii="Times New Roman" w:eastAsia="Times New Roman" w:hAnsi="Times New Roman"/>
          <w:szCs w:val="24"/>
        </w:rPr>
        <w:t xml:space="preserve"> if the fuel treatment provide</w:t>
      </w:r>
      <w:r w:rsidR="00AA39DC">
        <w:rPr>
          <w:rFonts w:ascii="Times New Roman" w:eastAsia="Times New Roman" w:hAnsi="Times New Roman"/>
          <w:szCs w:val="24"/>
        </w:rPr>
        <w:t>d</w:t>
      </w:r>
      <w:r w:rsidR="004C2310">
        <w:rPr>
          <w:rFonts w:ascii="Times New Roman" w:eastAsia="Times New Roman" w:hAnsi="Times New Roman"/>
          <w:szCs w:val="24"/>
        </w:rPr>
        <w:t xml:space="preserve"> by </w:t>
      </w:r>
      <w:r w:rsidR="006A3DF7">
        <w:rPr>
          <w:rFonts w:ascii="Times New Roman" w:eastAsia="Times New Roman" w:hAnsi="Times New Roman"/>
          <w:szCs w:val="24"/>
        </w:rPr>
        <w:t xml:space="preserve">allowing </w:t>
      </w:r>
      <w:r w:rsidR="004C2310">
        <w:rPr>
          <w:rFonts w:ascii="Times New Roman" w:eastAsia="Times New Roman" w:hAnsi="Times New Roman"/>
          <w:szCs w:val="24"/>
        </w:rPr>
        <w:t xml:space="preserve">the </w:t>
      </w:r>
      <w:r w:rsidR="006A3DF7">
        <w:rPr>
          <w:rFonts w:ascii="Times New Roman" w:eastAsia="Times New Roman" w:hAnsi="Times New Roman"/>
          <w:szCs w:val="24"/>
        </w:rPr>
        <w:t>fire of interest</w:t>
      </w:r>
      <w:r w:rsidR="004C2310">
        <w:rPr>
          <w:rFonts w:ascii="Times New Roman" w:eastAsia="Times New Roman" w:hAnsi="Times New Roman"/>
          <w:szCs w:val="24"/>
        </w:rPr>
        <w:t xml:space="preserve"> </w:t>
      </w:r>
      <w:r w:rsidR="006A3DF7">
        <w:rPr>
          <w:rFonts w:ascii="Times New Roman" w:eastAsia="Times New Roman" w:hAnsi="Times New Roman"/>
          <w:szCs w:val="24"/>
        </w:rPr>
        <w:t xml:space="preserve">to burn </w:t>
      </w:r>
      <w:r w:rsidR="004C2310">
        <w:rPr>
          <w:rFonts w:ascii="Times New Roman" w:eastAsia="Times New Roman" w:hAnsi="Times New Roman"/>
          <w:szCs w:val="24"/>
        </w:rPr>
        <w:t xml:space="preserve">causes </w:t>
      </w:r>
      <w:r w:rsidR="006A3DF7">
        <w:rPr>
          <w:rFonts w:ascii="Times New Roman" w:eastAsia="Times New Roman" w:hAnsi="Times New Roman"/>
          <w:szCs w:val="24"/>
        </w:rPr>
        <w:t>subsequent fire</w:t>
      </w:r>
      <w:r w:rsidR="004C2310">
        <w:rPr>
          <w:rFonts w:ascii="Times New Roman" w:eastAsia="Times New Roman" w:hAnsi="Times New Roman"/>
          <w:szCs w:val="24"/>
        </w:rPr>
        <w:t xml:space="preserve">s to be less costly to contain. The last term is the change in the value of the ending landscape as a consequence of allowing the </w:t>
      </w:r>
      <w:r w:rsidR="006A3DF7">
        <w:rPr>
          <w:rFonts w:ascii="Times New Roman" w:eastAsia="Times New Roman" w:hAnsi="Times New Roman"/>
          <w:szCs w:val="24"/>
        </w:rPr>
        <w:t>fire of interest</w:t>
      </w:r>
      <w:r w:rsidR="004C2310">
        <w:rPr>
          <w:rFonts w:ascii="Times New Roman" w:eastAsia="Times New Roman" w:hAnsi="Times New Roman"/>
          <w:szCs w:val="24"/>
        </w:rPr>
        <w:t xml:space="preserve"> to burn. </w:t>
      </w:r>
    </w:p>
    <w:p w:rsidR="008874BE" w:rsidRDefault="004C2310" w:rsidP="0036452C">
      <w:pPr>
        <w:widowControl w:val="0"/>
        <w:spacing w:line="480" w:lineRule="auto"/>
        <w:rPr>
          <w:rFonts w:ascii="Times New Roman" w:eastAsia="Times New Roman" w:hAnsi="Times New Roman"/>
          <w:szCs w:val="24"/>
        </w:rPr>
      </w:pPr>
      <w:r>
        <w:rPr>
          <w:rFonts w:ascii="Times New Roman" w:eastAsia="Times New Roman" w:hAnsi="Times New Roman"/>
          <w:szCs w:val="24"/>
        </w:rPr>
        <w:tab/>
      </w:r>
      <w:r w:rsidR="000E0C80" w:rsidRPr="0068273B">
        <w:rPr>
          <w:rFonts w:ascii="Times New Roman" w:eastAsia="Times New Roman" w:hAnsi="Times New Roman"/>
          <w:szCs w:val="24"/>
        </w:rPr>
        <w:t xml:space="preserve">The </w:t>
      </w:r>
      <w:r w:rsidRPr="0068273B">
        <w:rPr>
          <w:rFonts w:ascii="Times New Roman" w:eastAsia="Times New Roman" w:hAnsi="Times New Roman"/>
          <w:szCs w:val="24"/>
        </w:rPr>
        <w:t>third</w:t>
      </w:r>
      <w:r w:rsidR="000E0C80" w:rsidRPr="0068273B">
        <w:rPr>
          <w:rFonts w:ascii="Times New Roman" w:eastAsia="Times New Roman" w:hAnsi="Times New Roman"/>
          <w:szCs w:val="24"/>
        </w:rPr>
        <w:t xml:space="preserve"> term</w:t>
      </w:r>
      <w:r w:rsidR="00642474" w:rsidRPr="003238B9">
        <w:rPr>
          <w:rFonts w:ascii="Times New Roman" w:eastAsia="Times New Roman" w:hAnsi="Times New Roman"/>
          <w:szCs w:val="24"/>
        </w:rPr>
        <w:t xml:space="preserve"> (in bold)</w:t>
      </w:r>
      <w:r w:rsidRPr="0068273B">
        <w:rPr>
          <w:rFonts w:ascii="Times New Roman" w:eastAsia="Times New Roman" w:hAnsi="Times New Roman"/>
          <w:szCs w:val="24"/>
        </w:rPr>
        <w:t xml:space="preserve">, the </w:t>
      </w:r>
      <w:r w:rsidR="00612B7A" w:rsidRPr="0068273B">
        <w:rPr>
          <w:rFonts w:ascii="Times New Roman" w:eastAsia="Times New Roman" w:hAnsi="Times New Roman"/>
          <w:szCs w:val="24"/>
        </w:rPr>
        <w:t xml:space="preserve">reduction </w:t>
      </w:r>
      <w:r w:rsidRPr="0068273B">
        <w:rPr>
          <w:rFonts w:ascii="Times New Roman" w:eastAsia="Times New Roman" w:hAnsi="Times New Roman"/>
          <w:szCs w:val="24"/>
        </w:rPr>
        <w:t xml:space="preserve">in the present value of suppression costs for </w:t>
      </w:r>
      <w:r w:rsidR="006A3DF7" w:rsidRPr="0068273B">
        <w:rPr>
          <w:rFonts w:ascii="Times New Roman" w:eastAsia="Times New Roman" w:hAnsi="Times New Roman"/>
          <w:szCs w:val="24"/>
        </w:rPr>
        <w:lastRenderedPageBreak/>
        <w:t>subsequent fire</w:t>
      </w:r>
      <w:r w:rsidRPr="0068273B">
        <w:rPr>
          <w:rFonts w:ascii="Times New Roman" w:eastAsia="Times New Roman" w:hAnsi="Times New Roman"/>
          <w:szCs w:val="24"/>
        </w:rPr>
        <w:t xml:space="preserve">s </w:t>
      </w:r>
      <w:r w:rsidR="00612B7A" w:rsidRPr="0068273B">
        <w:rPr>
          <w:rFonts w:ascii="Times New Roman" w:eastAsia="Times New Roman" w:hAnsi="Times New Roman"/>
          <w:szCs w:val="24"/>
        </w:rPr>
        <w:t xml:space="preserve">from allowing the </w:t>
      </w:r>
      <w:r w:rsidR="006A3DF7" w:rsidRPr="0068273B">
        <w:rPr>
          <w:rFonts w:ascii="Times New Roman" w:eastAsia="Times New Roman" w:hAnsi="Times New Roman"/>
          <w:szCs w:val="24"/>
        </w:rPr>
        <w:t>fire of interest</w:t>
      </w:r>
      <w:r w:rsidR="00612B7A" w:rsidRPr="0068273B">
        <w:rPr>
          <w:rFonts w:ascii="Times New Roman" w:eastAsia="Times New Roman" w:hAnsi="Times New Roman"/>
          <w:szCs w:val="24"/>
        </w:rPr>
        <w:t xml:space="preserve"> to burn (</w:t>
      </w:r>
      <w:r w:rsidRPr="0068273B">
        <w:rPr>
          <w:rFonts w:ascii="Times New Roman" w:eastAsia="Times New Roman" w:hAnsi="Times New Roman"/>
          <w:szCs w:val="24"/>
        </w:rPr>
        <w:t xml:space="preserve">assuming </w:t>
      </w:r>
      <w:r w:rsidR="006A3DF7" w:rsidRPr="0068273B">
        <w:rPr>
          <w:rFonts w:ascii="Times New Roman" w:eastAsia="Times New Roman" w:hAnsi="Times New Roman"/>
          <w:szCs w:val="24"/>
        </w:rPr>
        <w:t>subsequent fire</w:t>
      </w:r>
      <w:r w:rsidRPr="0068273B">
        <w:rPr>
          <w:rFonts w:ascii="Times New Roman" w:eastAsia="Times New Roman" w:hAnsi="Times New Roman"/>
          <w:szCs w:val="24"/>
        </w:rPr>
        <w:t>s will be suppressed</w:t>
      </w:r>
      <w:r w:rsidR="00612B7A" w:rsidRPr="0068273B">
        <w:rPr>
          <w:rFonts w:ascii="Times New Roman" w:eastAsia="Times New Roman" w:hAnsi="Times New Roman"/>
          <w:szCs w:val="24"/>
        </w:rPr>
        <w:t>)</w:t>
      </w:r>
      <w:r w:rsidRPr="0068273B">
        <w:rPr>
          <w:rFonts w:ascii="Times New Roman" w:eastAsia="Times New Roman" w:hAnsi="Times New Roman"/>
          <w:szCs w:val="24"/>
        </w:rPr>
        <w:t>,</w:t>
      </w:r>
      <w:r w:rsidR="000E0C80" w:rsidRPr="0068273B">
        <w:rPr>
          <w:rFonts w:ascii="Times New Roman" w:eastAsia="Times New Roman" w:hAnsi="Times New Roman"/>
          <w:szCs w:val="24"/>
        </w:rPr>
        <w:t xml:space="preserve"> is the </w:t>
      </w:r>
      <w:r w:rsidRPr="0068273B">
        <w:rPr>
          <w:rFonts w:ascii="Times New Roman" w:eastAsia="Times New Roman" w:hAnsi="Times New Roman"/>
          <w:szCs w:val="24"/>
        </w:rPr>
        <w:t>focus of this analysis</w:t>
      </w:r>
      <w:r>
        <w:rPr>
          <w:rFonts w:ascii="Times New Roman" w:eastAsia="Times New Roman" w:hAnsi="Times New Roman"/>
          <w:szCs w:val="24"/>
        </w:rPr>
        <w:t xml:space="preserve">. </w:t>
      </w:r>
      <w:r w:rsidR="00874FEE">
        <w:rPr>
          <w:rFonts w:ascii="Times New Roman" w:eastAsia="Times New Roman" w:hAnsi="Times New Roman"/>
          <w:szCs w:val="24"/>
        </w:rPr>
        <w:t>We denote it as:</w:t>
      </w:r>
    </w:p>
    <w:p w:rsidR="00E226CF" w:rsidRPr="00EB3B5E" w:rsidRDefault="003C5C60" w:rsidP="00EB3B5E">
      <w:pPr>
        <w:widowControl w:val="0"/>
        <w:spacing w:line="480" w:lineRule="auto"/>
        <w:ind w:left="720"/>
        <w:jc w:val="center"/>
        <w:rPr>
          <w:rFonts w:ascii="Times New Roman" w:eastAsia="Times New Roman" w:hAnsi="Times New Roman"/>
          <w:i/>
          <w:szCs w:val="24"/>
        </w:rPr>
      </w:pPr>
      <w:r>
        <w:rPr>
          <w:noProof/>
        </w:rPr>
        <mc:AlternateContent>
          <mc:Choice Requires="wps">
            <w:drawing>
              <wp:anchor distT="0" distB="0" distL="114300" distR="114300" simplePos="0" relativeHeight="251661824" behindDoc="0" locked="0" layoutInCell="1" allowOverlap="1" wp14:anchorId="07AE28EE" wp14:editId="3F64D634">
                <wp:simplePos x="0" y="0"/>
                <wp:positionH relativeFrom="margin">
                  <wp:align>right</wp:align>
                </wp:positionH>
                <wp:positionV relativeFrom="paragraph">
                  <wp:posOffset>305435</wp:posOffset>
                </wp:positionV>
                <wp:extent cx="393700" cy="266700"/>
                <wp:effectExtent l="0" t="0" r="635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6700"/>
                        </a:xfrm>
                        <a:prstGeom prst="rect">
                          <a:avLst/>
                        </a:prstGeom>
                        <a:solidFill>
                          <a:srgbClr val="FFFFFF"/>
                        </a:solidFill>
                        <a:ln w="9525">
                          <a:noFill/>
                          <a:miter lim="800000"/>
                          <a:headEnd/>
                          <a:tailEnd/>
                        </a:ln>
                      </wps:spPr>
                      <wps:txbx>
                        <w:txbxContent>
                          <w:p w:rsidR="00FE0E13" w:rsidRPr="00EB3B5E" w:rsidRDefault="00FE0E13" w:rsidP="009A3D21">
                            <w:pPr>
                              <w:jc w:val="right"/>
                              <w:rPr>
                                <w:rFonts w:ascii="Times New Roman" w:hAnsi="Times New Roman"/>
                                <w:b/>
                              </w:rPr>
                            </w:pPr>
                            <w:r w:rsidRPr="00EB3B5E">
                              <w:rPr>
                                <w:rFonts w:ascii="Times New Roman" w:hAnsi="Times New Roman"/>
                                <w:b/>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5" o:spid="_x0000_s1030" type="#_x0000_t202" style="position:absolute;left:0;text-align:left;margin-left:-20.2pt;margin-top:24.05pt;width:31pt;height:21pt;z-index:251661824;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" stroked="f">
                <v:textbox style="mso-fit-shape-to-text:t">
                  <w:txbxContent>
                    <w:p w:rsidR="00FE0E13" w:rsidRPr="00EB3B5E" w:rsidRDefault="00FE0E13" w:rsidP="009A3D21">
                      <w:pPr>
                        <w:jc w:val="right"/>
                        <w:rPr>
                          <w:rFonts w:ascii="Times New Roman" w:hAnsi="Times New Roman"/>
                          <w:b/>
                        </w:rPr>
                      </w:pPr>
                      <w:r w:rsidRPr="00EB3B5E">
                        <w:rPr>
                          <w:rFonts w:ascii="Times New Roman" w:hAnsi="Times New Roman"/>
                          <w:b/>
                        </w:rPr>
                        <w:t>(4)</w:t>
                      </w:r>
                    </w:p>
                  </w:txbxContent>
                </v:textbox>
                <w10:wrap anchorx="margin"/>
              </v:shape>
            </w:pict>
          </mc:Fallback>
        </mc:AlternateContent>
      </w:r>
    </w:p>
    <w:p w:rsidR="001D127E" w:rsidRDefault="003C5C60" w:rsidP="00EB3B5E">
      <w:pPr>
        <w:widowControl w:val="0"/>
        <w:spacing w:line="480" w:lineRule="auto"/>
        <w:jc w:val="center"/>
        <w:rPr>
          <w:rFonts w:ascii="Times New Roman" w:eastAsia="Times New Roman" w:hAnsi="Times New Roman"/>
          <w:szCs w:val="24"/>
        </w:rPr>
      </w:pPr>
      <m:oMath>
        <m:r>
          <w:rPr>
            <w:rFonts w:ascii="Cambria Math" w:eastAsia="Times New Roman" w:hAnsi="Cambria Math"/>
            <w:szCs w:val="24"/>
          </w:rPr>
          <m:t>B</m:t>
        </m:r>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rPr>
                  <m:t>s</m:t>
                </m:r>
              </m:e>
              <m:sub>
                <m:r>
                  <w:rPr>
                    <w:rFonts w:ascii="Cambria Math" w:eastAsia="Times New Roman" w:hAnsi="Cambria Math"/>
                    <w:szCs w:val="24"/>
                  </w:rPr>
                  <m:t>0</m:t>
                </m:r>
              </m:sub>
            </m:sSub>
          </m:e>
        </m:d>
        <m:r>
          <w:rPr>
            <w:rFonts w:ascii="Cambria Math" w:hAnsi="Cambria Math"/>
            <w:szCs w:val="24"/>
          </w:rPr>
          <m:t>= -</m:t>
        </m:r>
        <m:nary>
          <m:naryPr>
            <m:chr m:val="∑"/>
            <m:limLoc m:val="undOvr"/>
            <m:ctrlPr>
              <w:rPr>
                <w:rFonts w:ascii="Cambria Math" w:hAnsi="Cambria Math"/>
                <w:i/>
                <w:szCs w:val="24"/>
              </w:rPr>
            </m:ctrlPr>
          </m:naryPr>
          <m:sub>
            <m:r>
              <w:rPr>
                <w:rFonts w:ascii="Cambria Math" w:hAnsi="Cambria Math"/>
                <w:szCs w:val="24"/>
              </w:rPr>
              <m:t>t=1</m:t>
            </m:r>
          </m:sub>
          <m:sup>
            <m:r>
              <w:rPr>
                <w:rFonts w:ascii="Cambria Math" w:hAnsi="Cambria Math"/>
                <w:szCs w:val="24"/>
              </w:rPr>
              <m:t>T-1</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-it</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c(s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=0)-c(</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=1)</m:t>
            </m:r>
          </m:e>
        </m:nary>
        <m:r>
          <w:rPr>
            <w:rFonts w:ascii="Cambria Math" w:hAnsi="Cambria Math"/>
            <w:szCs w:val="24"/>
          </w:rPr>
          <m:t>}</m:t>
        </m:r>
      </m:oMath>
      <w:r w:rsidR="009A3D21">
        <w:rPr>
          <w:rFonts w:ascii="Times New Roman" w:eastAsia="Times New Roman" w:hAnsi="Times New Roman"/>
          <w:szCs w:val="24"/>
        </w:rPr>
        <w:tab/>
      </w:r>
    </w:p>
    <w:p w:rsidR="00E226CF" w:rsidRDefault="00E226CF" w:rsidP="00EB3B5E">
      <w:pPr>
        <w:widowControl w:val="0"/>
        <w:spacing w:line="480" w:lineRule="auto"/>
        <w:ind w:left="720"/>
        <w:jc w:val="center"/>
        <w:rPr>
          <w:rFonts w:ascii="Times New Roman" w:eastAsia="Times New Roman" w:hAnsi="Times New Roman"/>
          <w:szCs w:val="24"/>
        </w:rPr>
      </w:pPr>
    </w:p>
    <w:p w:rsidR="007F5500" w:rsidRDefault="000B1822" w:rsidP="0036452C">
      <w:pPr>
        <w:widowControl w:val="0"/>
        <w:spacing w:line="480" w:lineRule="auto"/>
        <w:rPr>
          <w:rFonts w:ascii="Times New Roman" w:eastAsia="Times New Roman" w:hAnsi="Times New Roman"/>
          <w:szCs w:val="24"/>
        </w:rPr>
      </w:pPr>
      <w:r>
        <w:rPr>
          <w:rFonts w:ascii="Times New Roman" w:eastAsia="Times New Roman" w:hAnsi="Times New Roman"/>
          <w:szCs w:val="24"/>
        </w:rPr>
        <w:t xml:space="preserve">We denote the present value of future suppression cost savings for a particular fire of interest, </w:t>
      </w:r>
      <w:r>
        <w:rPr>
          <w:rFonts w:ascii="Times New Roman" w:eastAsia="Times New Roman" w:hAnsi="Times New Roman"/>
          <w:i/>
          <w:szCs w:val="24"/>
        </w:rPr>
        <w:t>m</w:t>
      </w:r>
      <w:r>
        <w:rPr>
          <w:rFonts w:ascii="Times New Roman" w:eastAsia="Times New Roman" w:hAnsi="Times New Roman"/>
          <w:szCs w:val="24"/>
        </w:rPr>
        <w:t xml:space="preserve">, as </w:t>
      </w:r>
      <w:proofErr w:type="spellStart"/>
      <w:r>
        <w:rPr>
          <w:rFonts w:ascii="Times New Roman" w:eastAsia="Times New Roman" w:hAnsi="Times New Roman"/>
          <w:i/>
          <w:szCs w:val="24"/>
        </w:rPr>
        <w:t>B</w:t>
      </w:r>
      <w:r>
        <w:rPr>
          <w:rFonts w:ascii="Times New Roman" w:eastAsia="Times New Roman" w:hAnsi="Times New Roman"/>
          <w:i/>
          <w:szCs w:val="24"/>
          <w:vertAlign w:val="superscript"/>
        </w:rPr>
        <w:t>m</w:t>
      </w:r>
      <w:proofErr w:type="spellEnd"/>
      <w:r>
        <w:rPr>
          <w:rFonts w:ascii="Times New Roman" w:eastAsia="Times New Roman" w:hAnsi="Times New Roman"/>
          <w:szCs w:val="24"/>
        </w:rPr>
        <w:t>(</w:t>
      </w:r>
      <w:r>
        <w:rPr>
          <w:rFonts w:ascii="Times New Roman" w:eastAsia="Times New Roman" w:hAnsi="Times New Roman"/>
          <w:i/>
          <w:szCs w:val="24"/>
        </w:rPr>
        <w:t>s</w:t>
      </w:r>
      <w:r>
        <w:rPr>
          <w:rFonts w:ascii="Times New Roman" w:eastAsia="Times New Roman" w:hAnsi="Times New Roman"/>
          <w:i/>
          <w:szCs w:val="24"/>
          <w:vertAlign w:val="subscript"/>
        </w:rPr>
        <w:t>0</w:t>
      </w:r>
      <w:r>
        <w:rPr>
          <w:rFonts w:ascii="Times New Roman" w:eastAsia="Times New Roman" w:hAnsi="Times New Roman"/>
          <w:i/>
          <w:szCs w:val="24"/>
        </w:rPr>
        <w:t>, w</w:t>
      </w:r>
      <w:r>
        <w:rPr>
          <w:rFonts w:ascii="Times New Roman" w:eastAsia="Times New Roman" w:hAnsi="Times New Roman"/>
          <w:i/>
          <w:szCs w:val="24"/>
          <w:vertAlign w:val="subscript"/>
        </w:rPr>
        <w:t>0</w:t>
      </w:r>
      <w:r>
        <w:rPr>
          <w:rFonts w:ascii="Times New Roman" w:eastAsia="Times New Roman" w:hAnsi="Times New Roman"/>
          <w:i/>
          <w:szCs w:val="24"/>
          <w:vertAlign w:val="superscript"/>
        </w:rPr>
        <w:t>m</w:t>
      </w:r>
      <w:r>
        <w:rPr>
          <w:rFonts w:ascii="Times New Roman" w:eastAsia="Times New Roman" w:hAnsi="Times New Roman"/>
          <w:szCs w:val="24"/>
        </w:rPr>
        <w:t xml:space="preserve">) where </w:t>
      </w:r>
      <w:r>
        <w:rPr>
          <w:rFonts w:ascii="Times New Roman" w:eastAsia="Times New Roman" w:hAnsi="Times New Roman"/>
          <w:i/>
          <w:szCs w:val="24"/>
        </w:rPr>
        <w:t>w</w:t>
      </w:r>
      <w:r>
        <w:rPr>
          <w:rFonts w:ascii="Times New Roman" w:eastAsia="Times New Roman" w:hAnsi="Times New Roman"/>
          <w:i/>
          <w:szCs w:val="24"/>
          <w:vertAlign w:val="subscript"/>
        </w:rPr>
        <w:t>0</w:t>
      </w:r>
      <w:r>
        <w:rPr>
          <w:rFonts w:ascii="Times New Roman" w:eastAsia="Times New Roman" w:hAnsi="Times New Roman"/>
          <w:i/>
          <w:szCs w:val="24"/>
          <w:vertAlign w:val="superscript"/>
        </w:rPr>
        <w:t>m</w:t>
      </w:r>
      <w:r>
        <w:rPr>
          <w:rFonts w:ascii="Times New Roman" w:eastAsia="Times New Roman" w:hAnsi="Times New Roman"/>
          <w:szCs w:val="24"/>
        </w:rPr>
        <w:t xml:space="preserve"> represents the realized attributes of that fire</w:t>
      </w:r>
      <w:r w:rsidR="000B5DDA">
        <w:rPr>
          <w:rFonts w:ascii="Times New Roman" w:eastAsia="Times New Roman" w:hAnsi="Times New Roman"/>
          <w:szCs w:val="24"/>
        </w:rPr>
        <w:t xml:space="preserve"> (location and timing of ignition and the weather leading up to it) that are known at time </w:t>
      </w:r>
      <w:r w:rsidR="000B5DDA">
        <w:rPr>
          <w:rFonts w:ascii="Times New Roman" w:eastAsia="Times New Roman" w:hAnsi="Times New Roman"/>
          <w:i/>
          <w:szCs w:val="24"/>
        </w:rPr>
        <w:t>t</w:t>
      </w:r>
      <w:r w:rsidR="000B5DDA">
        <w:rPr>
          <w:rFonts w:ascii="Times New Roman" w:eastAsia="Times New Roman" w:hAnsi="Times New Roman"/>
          <w:szCs w:val="24"/>
        </w:rPr>
        <w:t xml:space="preserve"> = 0. We estimated its expected value</w:t>
      </w:r>
      <w:r w:rsidR="003971F3">
        <w:rPr>
          <w:rFonts w:ascii="Times New Roman" w:eastAsia="Times New Roman" w:hAnsi="Times New Roman"/>
          <w:szCs w:val="24"/>
        </w:rPr>
        <w:t xml:space="preserve"> </w:t>
      </w:r>
      <w:r w:rsidR="000B5DDA">
        <w:rPr>
          <w:rFonts w:ascii="Times New Roman" w:eastAsia="Times New Roman" w:hAnsi="Times New Roman"/>
          <w:szCs w:val="24"/>
        </w:rPr>
        <w:t xml:space="preserve">by simulating </w:t>
      </w:r>
      <w:r w:rsidR="000B5DDA">
        <w:rPr>
          <w:rFonts w:ascii="Times New Roman" w:eastAsia="Times New Roman" w:hAnsi="Times New Roman"/>
          <w:i/>
          <w:szCs w:val="24"/>
        </w:rPr>
        <w:t>N</w:t>
      </w:r>
      <w:r w:rsidR="004C6204">
        <w:rPr>
          <w:rFonts w:ascii="Times New Roman" w:eastAsia="Times New Roman" w:hAnsi="Times New Roman"/>
          <w:szCs w:val="24"/>
        </w:rPr>
        <w:t xml:space="preserve"> sample paths</w:t>
      </w:r>
      <w:r w:rsidR="009112BA">
        <w:rPr>
          <w:rFonts w:ascii="Times New Roman" w:eastAsia="Times New Roman" w:hAnsi="Times New Roman"/>
          <w:szCs w:val="24"/>
        </w:rPr>
        <w:t xml:space="preserve">, which we denote as </w:t>
      </w:r>
      <w:proofErr w:type="spellStart"/>
      <w:proofErr w:type="gramStart"/>
      <w:r w:rsidR="009112BA">
        <w:rPr>
          <w:rFonts w:ascii="Times New Roman" w:eastAsia="Times New Roman" w:hAnsi="Times New Roman"/>
          <w:i/>
          <w:szCs w:val="24"/>
        </w:rPr>
        <w:t>w</w:t>
      </w:r>
      <w:r w:rsidR="009112BA">
        <w:rPr>
          <w:rFonts w:ascii="Times New Roman" w:eastAsia="Times New Roman" w:hAnsi="Times New Roman"/>
          <w:i/>
          <w:szCs w:val="24"/>
          <w:vertAlign w:val="subscript"/>
        </w:rPr>
        <w:t>t</w:t>
      </w:r>
      <w:r w:rsidR="009112BA">
        <w:rPr>
          <w:rFonts w:ascii="Times New Roman" w:eastAsia="Times New Roman" w:hAnsi="Times New Roman"/>
          <w:i/>
          <w:szCs w:val="24"/>
          <w:vertAlign w:val="superscript"/>
        </w:rPr>
        <w:t>mn</w:t>
      </w:r>
      <w:proofErr w:type="spellEnd"/>
      <w:r w:rsidR="009112BA">
        <w:rPr>
          <w:rFonts w:ascii="Times New Roman" w:eastAsia="Times New Roman" w:hAnsi="Times New Roman"/>
          <w:szCs w:val="24"/>
        </w:rPr>
        <w:t xml:space="preserve">  for</w:t>
      </w:r>
      <w:proofErr w:type="gramEnd"/>
      <w:r w:rsidR="009112BA">
        <w:rPr>
          <w:rFonts w:ascii="Times New Roman" w:eastAsia="Times New Roman" w:hAnsi="Times New Roman"/>
          <w:szCs w:val="24"/>
        </w:rPr>
        <w:t xml:space="preserve"> </w:t>
      </w:r>
      <w:r w:rsidR="009112BA">
        <w:rPr>
          <w:rFonts w:ascii="Times New Roman" w:eastAsia="Times New Roman" w:hAnsi="Times New Roman"/>
          <w:i/>
          <w:szCs w:val="24"/>
        </w:rPr>
        <w:t>t</w:t>
      </w:r>
      <w:r w:rsidR="009112BA">
        <w:rPr>
          <w:rFonts w:ascii="Times New Roman" w:eastAsia="Times New Roman" w:hAnsi="Times New Roman"/>
          <w:szCs w:val="24"/>
        </w:rPr>
        <w:t xml:space="preserve"> = 1,…,</w:t>
      </w:r>
      <w:r w:rsidR="009112BA">
        <w:rPr>
          <w:rFonts w:ascii="Times New Roman" w:eastAsia="Times New Roman" w:hAnsi="Times New Roman"/>
          <w:i/>
          <w:szCs w:val="24"/>
        </w:rPr>
        <w:t>T</w:t>
      </w:r>
      <w:r w:rsidR="009112BA">
        <w:rPr>
          <w:rFonts w:ascii="Times New Roman" w:eastAsia="Times New Roman" w:hAnsi="Times New Roman"/>
          <w:szCs w:val="24"/>
        </w:rPr>
        <w:t xml:space="preserve">-1 for the </w:t>
      </w:r>
      <w:r w:rsidR="009112BA">
        <w:rPr>
          <w:rFonts w:ascii="Times New Roman" w:eastAsia="Times New Roman" w:hAnsi="Times New Roman"/>
          <w:i/>
          <w:szCs w:val="24"/>
        </w:rPr>
        <w:t>n</w:t>
      </w:r>
      <w:r w:rsidR="009112BA">
        <w:rPr>
          <w:rFonts w:ascii="Times New Roman" w:eastAsia="Times New Roman" w:hAnsi="Times New Roman"/>
          <w:szCs w:val="24"/>
          <w:vertAlign w:val="superscript"/>
        </w:rPr>
        <w:t>th</w:t>
      </w:r>
      <w:r w:rsidR="009112BA">
        <w:rPr>
          <w:rFonts w:ascii="Times New Roman" w:eastAsia="Times New Roman" w:hAnsi="Times New Roman"/>
          <w:szCs w:val="24"/>
        </w:rPr>
        <w:t xml:space="preserve"> sample path,</w:t>
      </w:r>
      <w:r w:rsidR="000B5DDA">
        <w:rPr>
          <w:rFonts w:ascii="Times New Roman" w:eastAsia="Times New Roman" w:hAnsi="Times New Roman"/>
          <w:szCs w:val="24"/>
        </w:rPr>
        <w:t xml:space="preserve"> and computing the average </w:t>
      </w:r>
      <w:r w:rsidR="009112BA">
        <w:rPr>
          <w:rFonts w:ascii="Times New Roman" w:eastAsia="Times New Roman" w:hAnsi="Times New Roman"/>
          <w:szCs w:val="24"/>
        </w:rPr>
        <w:t>over the sample:</w:t>
      </w:r>
    </w:p>
    <w:p w:rsidR="003971F3" w:rsidRDefault="003971F3" w:rsidP="0036452C">
      <w:pPr>
        <w:widowControl w:val="0"/>
        <w:spacing w:line="480" w:lineRule="auto"/>
        <w:rPr>
          <w:rFonts w:ascii="Times New Roman" w:eastAsia="Times New Roman" w:hAnsi="Times New Roman"/>
          <w:szCs w:val="24"/>
        </w:rPr>
      </w:pPr>
    </w:p>
    <w:p w:rsidR="003971F3" w:rsidRDefault="003C5C60" w:rsidP="0036452C">
      <w:pPr>
        <w:widowControl w:val="0"/>
        <w:spacing w:line="480" w:lineRule="auto"/>
        <w:rPr>
          <w:rFonts w:ascii="Times New Roman" w:eastAsia="Times New Roman" w:hAnsi="Times New Roman"/>
          <w:szCs w:val="24"/>
        </w:rPr>
      </w:pPr>
      <w:r>
        <w:rPr>
          <w:noProof/>
        </w:rPr>
        <mc:AlternateContent>
          <mc:Choice Requires="wps">
            <w:drawing>
              <wp:anchor distT="0" distB="0" distL="114300" distR="114300" simplePos="0" relativeHeight="251662848" behindDoc="0" locked="0" layoutInCell="1" allowOverlap="1" wp14:anchorId="15D98D7D" wp14:editId="5615BD64">
                <wp:simplePos x="0" y="0"/>
                <wp:positionH relativeFrom="margin">
                  <wp:align>right</wp:align>
                </wp:positionH>
                <wp:positionV relativeFrom="paragraph">
                  <wp:posOffset>-91440</wp:posOffset>
                </wp:positionV>
                <wp:extent cx="393700" cy="266700"/>
                <wp:effectExtent l="0" t="0" r="635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6700"/>
                        </a:xfrm>
                        <a:prstGeom prst="rect">
                          <a:avLst/>
                        </a:prstGeom>
                        <a:solidFill>
                          <a:srgbClr val="FFFFFF"/>
                        </a:solidFill>
                        <a:ln w="9525">
                          <a:noFill/>
                          <a:miter lim="800000"/>
                          <a:headEnd/>
                          <a:tailEnd/>
                        </a:ln>
                      </wps:spPr>
                      <wps:txbx>
                        <w:txbxContent>
                          <w:p w:rsidR="00FE0E13" w:rsidRPr="00EB3B5E" w:rsidRDefault="00FE0E13" w:rsidP="003971F3">
                            <w:pPr>
                              <w:jc w:val="right"/>
                              <w:rPr>
                                <w:rFonts w:ascii="Times New Roman" w:hAnsi="Times New Roman"/>
                                <w:b/>
                              </w:rPr>
                            </w:pPr>
                            <w:r w:rsidRPr="00EB3B5E">
                              <w:rPr>
                                <w:rFonts w:ascii="Times New Roman" w:hAnsi="Times New Roman"/>
                                <w:b/>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20.2pt;margin-top:-7.2pt;width:31pt;height:21pt;z-index:25166284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" stroked="f">
                <v:textbox style="mso-fit-shape-to-text:t">
                  <w:txbxContent>
                    <w:p w:rsidR="00FE0E13" w:rsidRPr="00EB3B5E" w:rsidRDefault="00FE0E13" w:rsidP="003971F3">
                      <w:pPr>
                        <w:jc w:val="right"/>
                        <w:rPr>
                          <w:rFonts w:ascii="Times New Roman" w:hAnsi="Times New Roman"/>
                          <w:b/>
                        </w:rPr>
                      </w:pPr>
                      <w:r w:rsidRPr="00EB3B5E">
                        <w:rPr>
                          <w:rFonts w:ascii="Times New Roman" w:hAnsi="Times New Roman"/>
                          <w:b/>
                        </w:rPr>
                        <w:t>(5)</w:t>
                      </w:r>
                    </w:p>
                  </w:txbxContent>
                </v:textbox>
                <w10:wrap anchorx="margin"/>
              </v:shape>
            </w:pict>
          </mc:Fallback>
        </mc:AlternateContent>
      </w:r>
      <w:proofErr w:type="gramStart"/>
      <w:r w:rsidR="003971F3" w:rsidRPr="00EB3B5E">
        <w:rPr>
          <w:rFonts w:ascii="Times New Roman" w:hAnsi="Times New Roman"/>
          <w:i/>
          <w:szCs w:val="24"/>
        </w:rPr>
        <w:t>E</w:t>
      </w:r>
      <w:r w:rsidR="003971F3" w:rsidRPr="00EB3B5E">
        <w:rPr>
          <w:rFonts w:ascii="Times New Roman" w:hAnsi="Times New Roman"/>
          <w:szCs w:val="24"/>
        </w:rPr>
        <w:t>[</w:t>
      </w:r>
      <w:proofErr w:type="spellStart"/>
      <w:proofErr w:type="gramEnd"/>
      <w:r w:rsidR="003971F3" w:rsidRPr="00EB3B5E">
        <w:rPr>
          <w:rFonts w:ascii="Times New Roman" w:hAnsi="Times New Roman"/>
          <w:i/>
          <w:szCs w:val="24"/>
        </w:rPr>
        <w:t>B</w:t>
      </w:r>
      <w:r w:rsidR="003971F3" w:rsidRPr="00EB3B5E">
        <w:rPr>
          <w:rFonts w:ascii="Times New Roman" w:hAnsi="Times New Roman"/>
          <w:i/>
          <w:szCs w:val="24"/>
          <w:vertAlign w:val="superscript"/>
        </w:rPr>
        <w:t>m</w:t>
      </w:r>
      <w:proofErr w:type="spellEnd"/>
      <w:r w:rsidR="003971F3" w:rsidRPr="00EB3B5E">
        <w:rPr>
          <w:rFonts w:ascii="Times New Roman" w:hAnsi="Times New Roman"/>
          <w:szCs w:val="24"/>
        </w:rPr>
        <w:t>(</w:t>
      </w:r>
      <w:r w:rsidR="003971F3" w:rsidRPr="00EB3B5E">
        <w:rPr>
          <w:rFonts w:ascii="Times New Roman" w:hAnsi="Times New Roman"/>
          <w:i/>
          <w:szCs w:val="24"/>
        </w:rPr>
        <w:t>s</w:t>
      </w:r>
      <w:r w:rsidR="003971F3" w:rsidRPr="00EB3B5E">
        <w:rPr>
          <w:rFonts w:ascii="Times New Roman" w:hAnsi="Times New Roman"/>
          <w:i/>
          <w:szCs w:val="24"/>
          <w:vertAlign w:val="subscript"/>
        </w:rPr>
        <w:t>0</w:t>
      </w:r>
      <w:r w:rsidR="003971F3" w:rsidRPr="00EB3B5E">
        <w:rPr>
          <w:rFonts w:ascii="Times New Roman" w:hAnsi="Times New Roman"/>
          <w:szCs w:val="24"/>
        </w:rPr>
        <w:t xml:space="preserve">, </w:t>
      </w:r>
      <w:r w:rsidR="003971F3" w:rsidRPr="00EB3B5E">
        <w:rPr>
          <w:rFonts w:ascii="Times New Roman" w:hAnsi="Times New Roman"/>
          <w:i/>
          <w:szCs w:val="24"/>
        </w:rPr>
        <w:t>w</w:t>
      </w:r>
      <w:r w:rsidR="003971F3" w:rsidRPr="00EB3B5E">
        <w:rPr>
          <w:rFonts w:ascii="Times New Roman" w:hAnsi="Times New Roman"/>
          <w:i/>
          <w:szCs w:val="24"/>
          <w:vertAlign w:val="subscript"/>
        </w:rPr>
        <w:t>0</w:t>
      </w:r>
      <w:r w:rsidR="003971F3" w:rsidRPr="00EB3B5E">
        <w:rPr>
          <w:rFonts w:ascii="Times New Roman" w:hAnsi="Times New Roman"/>
          <w:i/>
          <w:szCs w:val="24"/>
          <w:vertAlign w:val="superscript"/>
        </w:rPr>
        <w:t>m</w:t>
      </w:r>
      <w:r w:rsidR="003971F3" w:rsidRPr="00EB3B5E">
        <w:rPr>
          <w:rFonts w:ascii="Times New Roman" w:hAnsi="Times New Roman"/>
          <w:szCs w:val="24"/>
        </w:rPr>
        <w:t>)]</w:t>
      </w:r>
      <w:r w:rsidR="003971F3">
        <w:rPr>
          <w:szCs w:val="24"/>
        </w:rPr>
        <w:t xml:space="preserve"> </w:t>
      </w:r>
      <m:oMath>
        <m:r>
          <w:rPr>
            <w:rFonts w:ascii="Cambria Math" w:hAnsi="Cambria Math"/>
            <w:szCs w:val="24"/>
          </w:rPr>
          <m:t>=-</m:t>
        </m:r>
        <m:sSup>
          <m:sSupPr>
            <m:ctrlPr>
              <w:rPr>
                <w:rFonts w:ascii="Cambria Math" w:eastAsia="Times New Roman" w:hAnsi="Cambria Math"/>
                <w:i/>
                <w:szCs w:val="24"/>
              </w:rPr>
            </m:ctrlPr>
          </m:sSupPr>
          <m:e>
            <m:r>
              <w:rPr>
                <w:rFonts w:ascii="Cambria Math" w:hAnsi="Cambria Math"/>
                <w:szCs w:val="24"/>
              </w:rPr>
              <m:t>N</m:t>
            </m:r>
          </m:e>
          <m:sup>
            <m:r>
              <w:rPr>
                <w:rFonts w:ascii="Cambria Math" w:hAnsi="Cambria Math"/>
                <w:szCs w:val="24"/>
              </w:rPr>
              <m:t>-1</m:t>
            </m:r>
          </m:sup>
        </m:sSup>
        <m:nary>
          <m:naryPr>
            <m:chr m:val="∑"/>
            <m:limLoc m:val="subSup"/>
            <m:ctrlPr>
              <w:rPr>
                <w:rFonts w:ascii="Cambria Math" w:eastAsia="Times New Roman" w:hAnsi="Cambria Math"/>
                <w:i/>
                <w:szCs w:val="24"/>
              </w:rPr>
            </m:ctrlPr>
          </m:naryPr>
          <m:sub>
            <m:r>
              <w:rPr>
                <w:rFonts w:ascii="Cambria Math" w:hAnsi="Cambria Math"/>
                <w:szCs w:val="24"/>
              </w:rPr>
              <m:t>n=1</m:t>
            </m:r>
          </m:sub>
          <m:sup>
            <m:r>
              <w:rPr>
                <w:rFonts w:ascii="Cambria Math" w:hAnsi="Cambria Math"/>
                <w:szCs w:val="24"/>
              </w:rPr>
              <m:t>N</m:t>
            </m:r>
          </m:sup>
          <m:e>
            <m:nary>
              <m:naryPr>
                <m:chr m:val="∑"/>
                <m:limLoc m:val="undOvr"/>
                <m:ctrlPr>
                  <w:rPr>
                    <w:rFonts w:ascii="Cambria Math" w:hAnsi="Cambria Math"/>
                    <w:i/>
                    <w:szCs w:val="24"/>
                  </w:rPr>
                </m:ctrlPr>
              </m:naryPr>
              <m:sub>
                <m:r>
                  <w:rPr>
                    <w:rFonts w:ascii="Cambria Math" w:hAnsi="Cambria Math"/>
                    <w:szCs w:val="24"/>
                  </w:rPr>
                  <m:t>t=1</m:t>
                </m:r>
              </m:sub>
              <m:sup>
                <m:r>
                  <w:rPr>
                    <w:rFonts w:ascii="Cambria Math" w:hAnsi="Cambria Math"/>
                    <w:szCs w:val="24"/>
                  </w:rPr>
                  <m:t>T-1</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-it</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c(s</m:t>
                    </m:r>
                  </m:e>
                  <m:sub>
                    <m:r>
                      <w:rPr>
                        <w:rFonts w:ascii="Cambria Math" w:hAnsi="Cambria Math"/>
                        <w:szCs w:val="24"/>
                      </w:rPr>
                      <m:t>t</m:t>
                    </m:r>
                  </m:sub>
                </m:sSub>
                <m:r>
                  <w:rPr>
                    <w:rFonts w:ascii="Cambria Math" w:hAnsi="Cambria Math"/>
                    <w:szCs w:val="24"/>
                  </w:rPr>
                  <m:t>,</m:t>
                </m:r>
                <m:sSubSup>
                  <m:sSubSupPr>
                    <m:ctrlPr>
                      <w:rPr>
                        <w:rFonts w:ascii="Cambria Math" w:eastAsia="Times New Roman" w:hAnsi="Cambria Math"/>
                        <w:i/>
                        <w:szCs w:val="24"/>
                      </w:rPr>
                    </m:ctrlPr>
                  </m:sSubSupPr>
                  <m:e>
                    <m:r>
                      <w:rPr>
                        <w:rFonts w:ascii="Cambria Math" w:hAnsi="Cambria Math"/>
                        <w:szCs w:val="24"/>
                      </w:rPr>
                      <m:t>w</m:t>
                    </m:r>
                  </m:e>
                  <m:sub>
                    <m:r>
                      <w:rPr>
                        <w:rFonts w:ascii="Cambria Math" w:hAnsi="Cambria Math"/>
                        <w:szCs w:val="24"/>
                      </w:rPr>
                      <m:t>t</m:t>
                    </m:r>
                  </m:sub>
                  <m:sup>
                    <m:r>
                      <w:rPr>
                        <w:rFonts w:ascii="Cambria Math" w:hAnsi="Cambria Math"/>
                        <w:szCs w:val="24"/>
                      </w:rPr>
                      <m:t>mn</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=0)-c(</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Sup>
                  <m:sSubSupPr>
                    <m:ctrlPr>
                      <w:rPr>
                        <w:rFonts w:ascii="Cambria Math" w:eastAsia="Times New Roman" w:hAnsi="Cambria Math"/>
                        <w:i/>
                        <w:szCs w:val="24"/>
                      </w:rPr>
                    </m:ctrlPr>
                  </m:sSubSupPr>
                  <m:e>
                    <m:r>
                      <w:rPr>
                        <w:rFonts w:ascii="Cambria Math" w:hAnsi="Cambria Math"/>
                        <w:szCs w:val="24"/>
                      </w:rPr>
                      <m:t>w</m:t>
                    </m:r>
                  </m:e>
                  <m:sub>
                    <m:r>
                      <w:rPr>
                        <w:rFonts w:ascii="Cambria Math" w:hAnsi="Cambria Math"/>
                        <w:szCs w:val="24"/>
                      </w:rPr>
                      <m:t>t</m:t>
                    </m:r>
                  </m:sub>
                  <m:sup>
                    <m:r>
                      <w:rPr>
                        <w:rFonts w:ascii="Cambria Math" w:hAnsi="Cambria Math"/>
                        <w:szCs w:val="24"/>
                      </w:rPr>
                      <m:t>mn</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=1)</m:t>
                </m:r>
              </m:e>
            </m:nary>
            <m:r>
              <w:rPr>
                <w:rFonts w:ascii="Cambria Math" w:hAnsi="Cambria Math"/>
                <w:szCs w:val="24"/>
              </w:rPr>
              <m:t>}</m:t>
            </m:r>
          </m:e>
        </m:nary>
      </m:oMath>
      <w:r w:rsidR="003971F3">
        <w:rPr>
          <w:szCs w:val="24"/>
        </w:rPr>
        <w:t xml:space="preserve"> </w:t>
      </w:r>
    </w:p>
    <w:p w:rsidR="003971F3" w:rsidRDefault="003971F3" w:rsidP="0036452C">
      <w:pPr>
        <w:widowControl w:val="0"/>
        <w:spacing w:line="480" w:lineRule="auto"/>
        <w:rPr>
          <w:rFonts w:ascii="Times New Roman" w:eastAsia="Times New Roman" w:hAnsi="Times New Roman"/>
          <w:szCs w:val="24"/>
        </w:rPr>
      </w:pPr>
    </w:p>
    <w:p w:rsidR="009112BA" w:rsidRDefault="009112BA" w:rsidP="0036452C">
      <w:pPr>
        <w:widowControl w:val="0"/>
        <w:spacing w:line="480" w:lineRule="auto"/>
        <w:rPr>
          <w:rFonts w:ascii="Times New Roman" w:eastAsia="Times New Roman" w:hAnsi="Times New Roman"/>
          <w:szCs w:val="24"/>
        </w:rPr>
      </w:pPr>
      <w:r>
        <w:rPr>
          <w:rFonts w:ascii="Times New Roman" w:eastAsia="Times New Roman" w:hAnsi="Times New Roman"/>
          <w:szCs w:val="24"/>
        </w:rPr>
        <w:t xml:space="preserve">A sample path is a particular realization of </w:t>
      </w:r>
      <w:proofErr w:type="spellStart"/>
      <w:proofErr w:type="gramStart"/>
      <w:r>
        <w:rPr>
          <w:rFonts w:ascii="Times New Roman" w:eastAsia="Times New Roman" w:hAnsi="Times New Roman"/>
          <w:i/>
          <w:szCs w:val="24"/>
        </w:rPr>
        <w:t>w</w:t>
      </w:r>
      <w:r>
        <w:rPr>
          <w:rFonts w:ascii="Times New Roman" w:eastAsia="Times New Roman" w:hAnsi="Times New Roman"/>
          <w:i/>
          <w:szCs w:val="24"/>
          <w:vertAlign w:val="subscript"/>
        </w:rPr>
        <w:t>t</w:t>
      </w:r>
      <w:r>
        <w:rPr>
          <w:rFonts w:ascii="Times New Roman" w:eastAsia="Times New Roman" w:hAnsi="Times New Roman"/>
          <w:i/>
          <w:szCs w:val="24"/>
          <w:vertAlign w:val="superscript"/>
        </w:rPr>
        <w:t>mn</w:t>
      </w:r>
      <w:proofErr w:type="spellEnd"/>
      <w:r>
        <w:rPr>
          <w:rFonts w:ascii="Times New Roman" w:eastAsia="Times New Roman" w:hAnsi="Times New Roman"/>
          <w:szCs w:val="24"/>
        </w:rPr>
        <w:t xml:space="preserve">  for</w:t>
      </w:r>
      <w:proofErr w:type="gramEnd"/>
      <w:r>
        <w:rPr>
          <w:rFonts w:ascii="Times New Roman" w:eastAsia="Times New Roman" w:hAnsi="Times New Roman"/>
          <w:szCs w:val="24"/>
        </w:rPr>
        <w:t xml:space="preserve"> </w:t>
      </w:r>
      <w:r>
        <w:rPr>
          <w:rFonts w:ascii="Times New Roman" w:eastAsia="Times New Roman" w:hAnsi="Times New Roman"/>
          <w:i/>
          <w:szCs w:val="24"/>
        </w:rPr>
        <w:t>t</w:t>
      </w:r>
      <w:r>
        <w:rPr>
          <w:rFonts w:ascii="Times New Roman" w:eastAsia="Times New Roman" w:hAnsi="Times New Roman"/>
          <w:szCs w:val="24"/>
        </w:rPr>
        <w:t xml:space="preserve"> = 1,…,</w:t>
      </w:r>
      <w:r>
        <w:rPr>
          <w:rFonts w:ascii="Times New Roman" w:eastAsia="Times New Roman" w:hAnsi="Times New Roman"/>
          <w:i/>
          <w:szCs w:val="24"/>
        </w:rPr>
        <w:t>T</w:t>
      </w:r>
      <w:r>
        <w:rPr>
          <w:rFonts w:ascii="Times New Roman" w:eastAsia="Times New Roman" w:hAnsi="Times New Roman"/>
          <w:szCs w:val="24"/>
        </w:rPr>
        <w:t xml:space="preserve">-1; it  represents one scenario for future fire ignitions and weather. </w:t>
      </w:r>
    </w:p>
    <w:p w:rsidR="000B1822" w:rsidRPr="000B5DDA" w:rsidRDefault="000B5DDA" w:rsidP="00EB3B5E">
      <w:pPr>
        <w:widowControl w:val="0"/>
        <w:spacing w:line="480" w:lineRule="auto"/>
        <w:ind w:firstLine="720"/>
        <w:rPr>
          <w:rFonts w:ascii="Times New Roman" w:eastAsia="Times New Roman" w:hAnsi="Times New Roman"/>
          <w:szCs w:val="24"/>
        </w:rPr>
      </w:pPr>
      <w:r>
        <w:rPr>
          <w:rFonts w:ascii="Times New Roman" w:eastAsia="Times New Roman" w:hAnsi="Times New Roman"/>
          <w:szCs w:val="24"/>
        </w:rPr>
        <w:t>Likewise, we generated an estimate of the</w:t>
      </w:r>
      <w:r w:rsidR="009112BA">
        <w:rPr>
          <w:rFonts w:ascii="Times New Roman" w:eastAsia="Times New Roman" w:hAnsi="Times New Roman"/>
          <w:szCs w:val="24"/>
        </w:rPr>
        <w:t xml:space="preserve"> expected</w:t>
      </w:r>
      <w:r>
        <w:rPr>
          <w:rFonts w:ascii="Times New Roman" w:eastAsia="Times New Roman" w:hAnsi="Times New Roman"/>
          <w:szCs w:val="24"/>
        </w:rPr>
        <w:t xml:space="preserve"> present value of</w:t>
      </w:r>
      <w:r w:rsidR="009112BA">
        <w:rPr>
          <w:rFonts w:ascii="Times New Roman" w:eastAsia="Times New Roman" w:hAnsi="Times New Roman"/>
          <w:szCs w:val="24"/>
        </w:rPr>
        <w:t xml:space="preserve"> </w:t>
      </w:r>
      <w:r w:rsidR="009112BA">
        <w:rPr>
          <w:rFonts w:ascii="Times New Roman" w:eastAsia="Times New Roman" w:hAnsi="Times New Roman"/>
          <w:i/>
          <w:szCs w:val="24"/>
        </w:rPr>
        <w:t>B</w:t>
      </w:r>
      <w:r w:rsidR="009112BA">
        <w:rPr>
          <w:rFonts w:ascii="Times New Roman" w:eastAsia="Times New Roman" w:hAnsi="Times New Roman"/>
          <w:szCs w:val="24"/>
        </w:rPr>
        <w:t>(</w:t>
      </w:r>
      <w:r w:rsidR="009112BA">
        <w:rPr>
          <w:rFonts w:ascii="Times New Roman" w:eastAsia="Times New Roman" w:hAnsi="Times New Roman"/>
          <w:i/>
          <w:szCs w:val="24"/>
        </w:rPr>
        <w:t>s</w:t>
      </w:r>
      <w:r w:rsidR="009112BA">
        <w:rPr>
          <w:rFonts w:ascii="Times New Roman" w:eastAsia="Times New Roman" w:hAnsi="Times New Roman"/>
          <w:i/>
          <w:szCs w:val="24"/>
          <w:vertAlign w:val="subscript"/>
        </w:rPr>
        <w:t>0</w:t>
      </w:r>
      <w:r w:rsidR="009112BA">
        <w:rPr>
          <w:rFonts w:ascii="Times New Roman" w:eastAsia="Times New Roman" w:hAnsi="Times New Roman"/>
          <w:szCs w:val="24"/>
        </w:rPr>
        <w:t>)</w:t>
      </w:r>
      <w:r w:rsidR="001D56B7">
        <w:rPr>
          <w:rFonts w:ascii="Times New Roman" w:eastAsia="Times New Roman" w:hAnsi="Times New Roman"/>
          <w:szCs w:val="24"/>
        </w:rPr>
        <w:t xml:space="preserve">, </w:t>
      </w:r>
      <w:r w:rsidR="009112BA">
        <w:rPr>
          <w:rFonts w:ascii="Times New Roman" w:eastAsia="Times New Roman" w:hAnsi="Times New Roman"/>
          <w:szCs w:val="24"/>
        </w:rPr>
        <w:t>the</w:t>
      </w:r>
      <w:r>
        <w:rPr>
          <w:rFonts w:ascii="Times New Roman" w:eastAsia="Times New Roman" w:hAnsi="Times New Roman"/>
          <w:szCs w:val="24"/>
        </w:rPr>
        <w:t xml:space="preserve"> future suppression cost savings for a landscape, </w:t>
      </w:r>
      <w:r>
        <w:rPr>
          <w:rFonts w:ascii="Times New Roman" w:eastAsia="Times New Roman" w:hAnsi="Times New Roman"/>
          <w:i/>
          <w:szCs w:val="24"/>
        </w:rPr>
        <w:t>s</w:t>
      </w:r>
      <w:r>
        <w:rPr>
          <w:rFonts w:ascii="Times New Roman" w:eastAsia="Times New Roman" w:hAnsi="Times New Roman"/>
          <w:i/>
          <w:szCs w:val="24"/>
          <w:vertAlign w:val="subscript"/>
        </w:rPr>
        <w:t>0</w:t>
      </w:r>
      <w:r>
        <w:rPr>
          <w:rFonts w:ascii="Times New Roman" w:eastAsia="Times New Roman" w:hAnsi="Times New Roman"/>
          <w:szCs w:val="24"/>
        </w:rPr>
        <w:t xml:space="preserve">, before </w:t>
      </w:r>
      <w:r>
        <w:rPr>
          <w:rFonts w:ascii="Times New Roman" w:eastAsia="Times New Roman" w:hAnsi="Times New Roman"/>
          <w:i/>
          <w:szCs w:val="24"/>
        </w:rPr>
        <w:t>w</w:t>
      </w:r>
      <w:r>
        <w:rPr>
          <w:rFonts w:ascii="Times New Roman" w:eastAsia="Times New Roman" w:hAnsi="Times New Roman"/>
          <w:i/>
          <w:szCs w:val="24"/>
          <w:vertAlign w:val="subscript"/>
        </w:rPr>
        <w:t>0</w:t>
      </w:r>
      <w:r w:rsidR="009F0316">
        <w:rPr>
          <w:rFonts w:ascii="Times New Roman" w:eastAsia="Times New Roman" w:hAnsi="Times New Roman"/>
          <w:i/>
          <w:szCs w:val="24"/>
          <w:vertAlign w:val="superscript"/>
        </w:rPr>
        <w:t>m</w:t>
      </w:r>
      <w:r>
        <w:rPr>
          <w:rFonts w:ascii="Times New Roman" w:eastAsia="Times New Roman" w:hAnsi="Times New Roman"/>
          <w:szCs w:val="24"/>
        </w:rPr>
        <w:t xml:space="preserve"> is realized</w:t>
      </w:r>
      <w:r w:rsidR="001D56B7">
        <w:rPr>
          <w:rFonts w:ascii="Times New Roman" w:eastAsia="Times New Roman" w:hAnsi="Times New Roman"/>
          <w:szCs w:val="24"/>
        </w:rPr>
        <w:t xml:space="preserve">, </w:t>
      </w:r>
      <w:r w:rsidR="009112BA">
        <w:rPr>
          <w:rFonts w:ascii="Times New Roman" w:eastAsia="Times New Roman" w:hAnsi="Times New Roman"/>
          <w:szCs w:val="24"/>
        </w:rPr>
        <w:t xml:space="preserve">by </w:t>
      </w:r>
      <w:r w:rsidR="00B431F4">
        <w:rPr>
          <w:rFonts w:ascii="Times New Roman" w:eastAsia="Times New Roman" w:hAnsi="Times New Roman"/>
          <w:szCs w:val="24"/>
        </w:rPr>
        <w:t>computing  the average across the expected value of all</w:t>
      </w:r>
      <w:r>
        <w:rPr>
          <w:rFonts w:ascii="Times New Roman" w:eastAsia="Times New Roman" w:hAnsi="Times New Roman"/>
          <w:szCs w:val="24"/>
        </w:rPr>
        <w:t xml:space="preserve"> </w:t>
      </w:r>
      <w:r w:rsidR="009F0316">
        <w:rPr>
          <w:rFonts w:ascii="Times New Roman" w:eastAsia="Times New Roman" w:hAnsi="Times New Roman"/>
          <w:i/>
          <w:szCs w:val="24"/>
        </w:rPr>
        <w:t xml:space="preserve">m </w:t>
      </w:r>
      <w:r w:rsidR="009F0316">
        <w:rPr>
          <w:rFonts w:ascii="Times New Roman" w:eastAsia="Times New Roman" w:hAnsi="Times New Roman"/>
          <w:szCs w:val="24"/>
        </w:rPr>
        <w:t>= 1,…,</w:t>
      </w:r>
      <w:r>
        <w:rPr>
          <w:rFonts w:ascii="Times New Roman" w:eastAsia="Times New Roman" w:hAnsi="Times New Roman"/>
          <w:i/>
          <w:szCs w:val="24"/>
        </w:rPr>
        <w:t>M</w:t>
      </w:r>
      <w:r>
        <w:rPr>
          <w:rFonts w:ascii="Times New Roman" w:eastAsia="Times New Roman" w:hAnsi="Times New Roman"/>
          <w:szCs w:val="24"/>
        </w:rPr>
        <w:t xml:space="preserve"> fires of interest:</w:t>
      </w:r>
    </w:p>
    <w:p w:rsidR="00F166CF" w:rsidRDefault="0087596C" w:rsidP="00BC5DF1">
      <w:pPr>
        <w:widowControl w:val="0"/>
        <w:spacing w:line="480" w:lineRule="auto"/>
        <w:rPr>
          <w:rFonts w:ascii="Times New Roman" w:eastAsia="Times New Roman" w:hAnsi="Times New Roman"/>
          <w:szCs w:val="24"/>
        </w:rPr>
      </w:pPr>
      <w:r>
        <w:rPr>
          <w:rFonts w:ascii="Times New Roman" w:eastAsia="Times New Roman" w:hAnsi="Times New Roman"/>
          <w:szCs w:val="24"/>
        </w:rPr>
        <w:tab/>
      </w:r>
    </w:p>
    <w:p w:rsidR="00BA7157" w:rsidRDefault="003C5C60" w:rsidP="00EB3B5E">
      <w:pPr>
        <w:spacing w:line="480" w:lineRule="auto"/>
        <w:jc w:val="center"/>
        <w:rPr>
          <w:rFonts w:ascii="Times New Roman" w:hAnsi="Times New Roman"/>
          <w:noProof/>
        </w:rPr>
      </w:pPr>
      <m:oMath>
        <m:r>
          <w:rPr>
            <w:rFonts w:ascii="Cambria Math" w:hAnsi="Cambria Math"/>
          </w:rPr>
          <m:t>E</m:t>
        </m:r>
        <m:d>
          <m:dPr>
            <m:begChr m:val="["/>
            <m:endChr m:val="]"/>
            <m:ctrlPr>
              <w:rPr>
                <w:rFonts w:ascii="Cambria Math" w:hAnsi="Cambria Math"/>
              </w:rPr>
            </m:ctrlPr>
          </m:dPr>
          <m:e>
            <m:r>
              <w:rPr>
                <w:rFonts w:ascii="Cambria Math" w:eastAsia="Times New Roman" w:hAnsi="Cambria Math"/>
              </w:rPr>
              <m:t>B</m:t>
            </m:r>
            <m:d>
              <m:dPr>
                <m:ctrlPr>
                  <w:rPr>
                    <w:rFonts w:ascii="Cambria Math" w:eastAsia="Times New Roman" w:hAnsi="Cambria Math"/>
                  </w:rPr>
                </m:ctrlPr>
              </m:dPr>
              <m:e>
                <m:sSub>
                  <m:sSubPr>
                    <m:ctrlPr>
                      <w:rPr>
                        <w:rFonts w:ascii="Cambria Math" w:eastAsia="Times New Roman" w:hAnsi="Cambria Math"/>
                      </w:rPr>
                    </m:ctrlPr>
                  </m:sSubPr>
                  <m:e>
                    <m:r>
                      <w:rPr>
                        <w:rFonts w:ascii="Cambria Math" w:eastAsia="Times New Roman" w:hAnsi="Cambria Math"/>
                      </w:rPr>
                      <m:t>s</m:t>
                    </m:r>
                  </m:e>
                  <m:sub>
                    <m:r>
                      <m:rPr>
                        <m:sty m:val="p"/>
                      </m:rPr>
                      <w:rPr>
                        <w:rFonts w:ascii="Cambria Math" w:eastAsia="Times New Roman" w:hAnsi="Cambria Math"/>
                      </w:rPr>
                      <m:t>0</m:t>
                    </m:r>
                  </m:sub>
                </m:sSub>
              </m:e>
            </m:d>
          </m:e>
        </m:d>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sup>
          <m:e>
            <m:r>
              <m:rPr>
                <m:sty m:val="p"/>
              </m:rPr>
              <w:rPr>
                <w:rFonts w:ascii="Cambria Math" w:hAnsi="Cambria Math"/>
              </w:rPr>
              <m:t xml:space="preserve"> </m:t>
            </m:r>
            <m:sSup>
              <m:sSupPr>
                <m:ctrlPr>
                  <w:rPr>
                    <w:rFonts w:ascii="Cambria Math" w:hAnsi="Cambria Math"/>
                  </w:rPr>
                </m:ctrlPr>
              </m:sSupPr>
              <m:e>
                <m:r>
                  <w:rPr>
                    <w:rFonts w:ascii="Cambria Math" w:hAnsi="Cambria Math"/>
                  </w:rPr>
                  <m:t>E</m:t>
                </m:r>
                <m:r>
                  <m:rPr>
                    <m:sty m:val="p"/>
                  </m:rPr>
                  <w:rPr>
                    <w:rFonts w:ascii="Cambria Math" w:hAnsi="Cambria Math"/>
                  </w:rPr>
                  <m:t>[</m:t>
                </m:r>
                <m:r>
                  <w:rPr>
                    <w:rFonts w:ascii="Cambria Math" w:hAnsi="Cambria Math"/>
                  </w:rPr>
                  <m:t>B</m:t>
                </m:r>
              </m:e>
              <m:sup>
                <m:r>
                  <w:rPr>
                    <w:rFonts w:ascii="Cambria Math" w:hAnsi="Cambria Math"/>
                  </w:rPr>
                  <m:t>m</m:t>
                </m:r>
              </m:sup>
            </m:sSup>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0</m:t>
                    </m:r>
                  </m:sub>
                  <m:sup>
                    <m:r>
                      <w:rPr>
                        <w:rFonts w:ascii="Cambria Math" w:hAnsi="Cambria Math"/>
                      </w:rPr>
                      <m:t>m</m:t>
                    </m:r>
                  </m:sup>
                </m:sSubSup>
                <m:ctrlPr>
                  <w:rPr>
                    <w:rFonts w:ascii="Cambria Math" w:hAnsi="Cambria Math"/>
                    <w:b/>
                  </w:rPr>
                </m:ctrlPr>
              </m:e>
            </m:d>
          </m:e>
        </m:nary>
        <m:r>
          <w:rPr>
            <w:rFonts w:ascii="Cambria Math" w:hAnsi="Cambria Math"/>
          </w:rPr>
          <m:t>]</m:t>
        </m:r>
      </m:oMath>
      <w:r>
        <w:rPr>
          <w:noProof/>
        </w:rPr>
        <mc:AlternateContent>
          <mc:Choice Requires="wps">
            <w:drawing>
              <wp:anchor distT="0" distB="0" distL="114300" distR="114300" simplePos="0" relativeHeight="251658752" behindDoc="0" locked="0" layoutInCell="1" allowOverlap="1" wp14:anchorId="2F7C6A93" wp14:editId="53115B39">
                <wp:simplePos x="0" y="0"/>
                <wp:positionH relativeFrom="margin">
                  <wp:align>right</wp:align>
                </wp:positionH>
                <wp:positionV relativeFrom="paragraph">
                  <wp:posOffset>0</wp:posOffset>
                </wp:positionV>
                <wp:extent cx="393700" cy="266700"/>
                <wp:effectExtent l="0" t="0" r="6350" b="0"/>
                <wp:wrapSquare wrapText="bothSides"/>
                <wp:docPr id="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6700"/>
                        </a:xfrm>
                        <a:prstGeom prst="rect">
                          <a:avLst/>
                        </a:prstGeom>
                        <a:solidFill>
                          <a:srgbClr val="FFFFFF"/>
                        </a:solidFill>
                        <a:ln w="9525">
                          <a:noFill/>
                          <a:miter lim="800000"/>
                          <a:headEnd/>
                          <a:tailEnd/>
                        </a:ln>
                      </wps:spPr>
                      <wps:txbx>
                        <w:txbxContent>
                          <w:p w:rsidR="00FE0E13" w:rsidRPr="00EB3B5E" w:rsidRDefault="00FE0E13" w:rsidP="00C017B1">
                            <w:pPr>
                              <w:jc w:val="right"/>
                              <w:rPr>
                                <w:rFonts w:ascii="Times New Roman" w:hAnsi="Times New Roman"/>
                                <w:b/>
                              </w:rPr>
                            </w:pPr>
                            <w:r w:rsidRPr="00EB3B5E">
                              <w:rPr>
                                <w:rFonts w:ascii="Times New Roman" w:hAnsi="Times New Roman"/>
                                <w:b/>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20.2pt;margin-top:0;width:31pt;height:21pt;z-index:251658752;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" stroked="f">
                <v:textbox style="mso-fit-shape-to-text:t">
                  <w:txbxContent>
                    <w:p w:rsidR="00FE0E13" w:rsidRPr="00EB3B5E" w:rsidRDefault="00FE0E13" w:rsidP="00C017B1">
                      <w:pPr>
                        <w:jc w:val="right"/>
                        <w:rPr>
                          <w:rFonts w:ascii="Times New Roman" w:hAnsi="Times New Roman"/>
                          <w:b/>
                        </w:rPr>
                      </w:pPr>
                      <w:r w:rsidRPr="00EB3B5E">
                        <w:rPr>
                          <w:rFonts w:ascii="Times New Roman" w:hAnsi="Times New Roman"/>
                          <w:b/>
                        </w:rPr>
                        <w:t>(6)</w:t>
                      </w:r>
                    </w:p>
                  </w:txbxContent>
                </v:textbox>
                <w10:wrap type="square" anchorx="margin"/>
              </v:shape>
            </w:pict>
          </mc:Fallback>
        </mc:AlternateContent>
      </w:r>
    </w:p>
    <w:p w:rsidR="00F166CF" w:rsidRDefault="00F166CF" w:rsidP="002F35F4">
      <w:pPr>
        <w:spacing w:line="480" w:lineRule="auto"/>
        <w:rPr>
          <w:rFonts w:ascii="Times New Roman" w:hAnsi="Times New Roman"/>
        </w:rPr>
      </w:pPr>
      <w:bookmarkStart w:id="3" w:name="_Toc292982274"/>
    </w:p>
    <w:p w:rsidR="001066B7" w:rsidRPr="00EF6756" w:rsidRDefault="001066B7" w:rsidP="00EB3B5E">
      <w:pPr>
        <w:pStyle w:val="ThesisH1"/>
        <w:widowControl w:val="0"/>
        <w:spacing w:after="0" w:line="480" w:lineRule="auto"/>
        <w:rPr>
          <w:rFonts w:ascii="Times New Roman" w:hAnsi="Times New Roman"/>
        </w:rPr>
      </w:pPr>
      <w:r w:rsidRPr="00EF6756">
        <w:rPr>
          <w:rFonts w:ascii="Times New Roman" w:hAnsi="Times New Roman"/>
        </w:rPr>
        <w:t xml:space="preserve">Data and </w:t>
      </w:r>
      <w:r w:rsidR="00967B54">
        <w:rPr>
          <w:rFonts w:ascii="Times New Roman" w:hAnsi="Times New Roman"/>
        </w:rPr>
        <w:t>m</w:t>
      </w:r>
      <w:r w:rsidRPr="00EF6756">
        <w:rPr>
          <w:rFonts w:ascii="Times New Roman" w:hAnsi="Times New Roman"/>
        </w:rPr>
        <w:t>ethods</w:t>
      </w:r>
      <w:bookmarkEnd w:id="3"/>
    </w:p>
    <w:p w:rsidR="005001F6" w:rsidRDefault="001D56B7">
      <w:pPr>
        <w:pStyle w:val="Thesistext"/>
        <w:widowControl w:val="0"/>
        <w:spacing w:after="0"/>
      </w:pPr>
      <w:r>
        <w:t xml:space="preserve">We developed a simulation platform for our analysis with the following components: a </w:t>
      </w:r>
      <w:r>
        <w:lastRenderedPageBreak/>
        <w:t xml:space="preserve">procedure to draw a set of sample paths from historical frequency distributions of ignitions and weather, an existing simulation model of fire spread and crown fire, a state-and-transition model </w:t>
      </w:r>
      <w:r w:rsidR="007B140A">
        <w:t>developed from</w:t>
      </w:r>
      <w:r>
        <w:t xml:space="preserve"> simulations of vegetation development and fire effects using an existing vegetation simulation model, an existing model of fire duration, and an existing econometric model of large fire suppression costs. These components are described below. We used this platform to estimate potential future fire suppression cost savings as follows. </w:t>
      </w:r>
      <w:r w:rsidR="005001F6">
        <w:t xml:space="preserve">We started with an initial landscape, </w:t>
      </w:r>
      <w:r w:rsidR="005001F6">
        <w:rPr>
          <w:i/>
        </w:rPr>
        <w:t>s</w:t>
      </w:r>
      <w:r w:rsidR="005001F6">
        <w:rPr>
          <w:i/>
          <w:vertAlign w:val="subscript"/>
        </w:rPr>
        <w:t>0</w:t>
      </w:r>
      <w:r w:rsidR="005001F6">
        <w:t xml:space="preserve">, which includes the state variables that drive fire behavior—topography, surface fuel, and attributes of the canopy fuels. We then developed a set of </w:t>
      </w:r>
      <w:r w:rsidR="00020083">
        <w:rPr>
          <w:i/>
        </w:rPr>
        <w:t>M</w:t>
      </w:r>
      <w:r w:rsidR="00020083">
        <w:t xml:space="preserve"> fires of interest,</w:t>
      </w:r>
      <w:ins w:id="4" w:author="Houtman, Rachel" w:date="2013-01-02T10:45:00Z">
        <w:r w:rsidR="0061760F">
          <w:t xml:space="preserve"> which occur at </w:t>
        </w:r>
        <w:r w:rsidR="00040A2C">
          <w:rPr>
            <w:i/>
          </w:rPr>
          <w:t>t = 0</w:t>
        </w:r>
      </w:ins>
      <w:r w:rsidR="00593605">
        <w:rPr>
          <w:i/>
        </w:rPr>
        <w:t xml:space="preserve">. </w:t>
      </w:r>
      <w:r w:rsidR="00593605">
        <w:t xml:space="preserve">These fires of interest </w:t>
      </w:r>
      <w:ins w:id="5" w:author="Houtman, Rachel" w:date="2013-01-02T10:52:00Z">
        <w:r w:rsidR="00040A2C">
          <w:t>are</w:t>
        </w:r>
      </w:ins>
      <w:r w:rsidR="009F0316">
        <w:t xml:space="preserve"> represented by</w:t>
      </w:r>
      <w:r w:rsidR="00020083">
        <w:t xml:space="preserve"> </w:t>
      </w:r>
      <w:r w:rsidR="00020083">
        <w:rPr>
          <w:i/>
        </w:rPr>
        <w:t>w</w:t>
      </w:r>
      <w:r w:rsidR="00020083">
        <w:rPr>
          <w:i/>
          <w:vertAlign w:val="subscript"/>
        </w:rPr>
        <w:t>0</w:t>
      </w:r>
      <w:r w:rsidR="00020083">
        <w:rPr>
          <w:i/>
          <w:vertAlign w:val="superscript"/>
        </w:rPr>
        <w:t>m</w:t>
      </w:r>
      <w:ins w:id="6" w:author="Houtman, Rachel" w:date="2013-01-02T11:29:00Z">
        <w:r w:rsidR="0087215B">
          <w:t xml:space="preserve">, which </w:t>
        </w:r>
      </w:ins>
      <w:ins w:id="7" w:author="Houtman, Rachel" w:date="2013-01-02T11:27:00Z">
        <w:r w:rsidR="0087215B" w:rsidRPr="0087215B">
          <w:t>includes the stochastic variables that drive fire behavior—ignitions, weather, and fire duration</w:t>
        </w:r>
      </w:ins>
      <w:ins w:id="8" w:author="Houtman, Rachel" w:date="2013-01-02T11:28:00Z">
        <w:r w:rsidR="0087215B">
          <w:t>.</w:t>
        </w:r>
      </w:ins>
      <w:r w:rsidR="004E6DA4">
        <w:t xml:space="preserve"> </w:t>
      </w:r>
      <w:r w:rsidR="009F0316">
        <w:t>F</w:t>
      </w:r>
      <w:r w:rsidR="00020083">
        <w:t>or each fire of interest</w:t>
      </w:r>
      <w:r w:rsidR="009F0316">
        <w:t>,</w:t>
      </w:r>
      <w:r w:rsidR="00020083">
        <w:t xml:space="preserve"> we developed a set of </w:t>
      </w:r>
      <w:r w:rsidR="00020083">
        <w:rPr>
          <w:i/>
        </w:rPr>
        <w:t>N</w:t>
      </w:r>
      <w:r w:rsidR="00020083">
        <w:t xml:space="preserve"> sample paths,</w:t>
      </w:r>
      <w:r w:rsidR="009F0316">
        <w:t xml:space="preserve"> represented by</w:t>
      </w:r>
      <w:del w:id="9" w:author="Houtman, Rachel" w:date="2013-01-09T11:34:00Z">
        <w:r w:rsidR="00020083" w:rsidDel="001C2EF7">
          <w:delText xml:space="preserve"> </w:delText>
        </w:r>
      </w:del>
      <w:ins w:id="10" w:author="Houtman, Rachel" w:date="2013-01-09T11:35:00Z">
        <w:r w:rsidR="001C2EF7">
          <w:t xml:space="preserve"> </w:t>
        </w:r>
        <w:r w:rsidR="001C2EF7">
          <w:rPr>
            <w:i/>
          </w:rPr>
          <w:t>w</w:t>
        </w:r>
        <w:r w:rsidR="001C2EF7">
          <w:rPr>
            <w:i/>
            <w:vertAlign w:val="subscript"/>
          </w:rPr>
          <w:t>t</w:t>
        </w:r>
        <w:r w:rsidR="001C2EF7">
          <w:rPr>
            <w:i/>
            <w:vertAlign w:val="superscript"/>
          </w:rPr>
          <w:t>mn</w:t>
        </w:r>
      </w:ins>
      <m:oMath>
        <m:sSubSup>
          <m:sSubSupPr>
            <m:ctrlPr>
              <w:del w:id="11" w:author="Houtman, Rachel" w:date="2013-01-09T11:34:00Z">
                <w:rPr>
                  <w:rFonts w:ascii="Cambria Math" w:hAnsi="Cambria Math"/>
                  <w:i/>
                  <w:szCs w:val="24"/>
                </w:rPr>
              </w:del>
            </m:ctrlPr>
          </m:sSubSupPr>
          <m:e>
            <w:del w:id="12" w:author="Houtman, Rachel" w:date="2013-01-09T11:34:00Z">
              <m:r>
                <w:rPr>
                  <w:rFonts w:ascii="Cambria Math" w:hAnsi="Cambria Math"/>
                  <w:szCs w:val="24"/>
                </w:rPr>
                <m:t>w</m:t>
              </m:r>
            </w:del>
          </m:e>
          <m:sub>
            <w:del w:id="13" w:author="Houtman, Rachel" w:date="2013-01-09T11:34:00Z">
              <m:r>
                <w:rPr>
                  <w:rFonts w:ascii="Cambria Math" w:hAnsi="Cambria Math"/>
                  <w:szCs w:val="24"/>
                </w:rPr>
                <m:t>t</m:t>
              </m:r>
            </w:del>
          </m:sub>
          <m:sup>
            <w:del w:id="14" w:author="Houtman, Rachel" w:date="2013-01-09T11:34:00Z">
              <m:r>
                <w:rPr>
                  <w:rFonts w:ascii="Cambria Math" w:hAnsi="Cambria Math"/>
                  <w:szCs w:val="24"/>
                </w:rPr>
                <m:t>mn</m:t>
              </m:r>
            </w:del>
          </m:sup>
        </m:sSubSup>
      </m:oMath>
      <w:r w:rsidR="00020083">
        <w:rPr>
          <w:szCs w:val="24"/>
        </w:rPr>
        <w:t>,</w:t>
      </w:r>
      <w:r w:rsidR="00020083">
        <w:t xml:space="preserve"> </w:t>
      </w:r>
      <w:r w:rsidR="00020083">
        <w:rPr>
          <w:i/>
        </w:rPr>
        <w:t>t</w:t>
      </w:r>
      <w:r w:rsidR="00020083">
        <w:t xml:space="preserve"> = 1,…</w:t>
      </w:r>
      <w:proofErr w:type="gramStart"/>
      <w:r w:rsidR="00020083">
        <w:t>,</w:t>
      </w:r>
      <w:r w:rsidR="00020083">
        <w:rPr>
          <w:i/>
        </w:rPr>
        <w:t>T</w:t>
      </w:r>
      <w:proofErr w:type="gramEnd"/>
      <w:r w:rsidR="00020083">
        <w:t xml:space="preserve">-1, </w:t>
      </w:r>
      <w:r w:rsidR="005001F6">
        <w:t>that include</w:t>
      </w:r>
      <w:r w:rsidR="00184AD0">
        <w:t>s</w:t>
      </w:r>
      <w:r w:rsidR="005001F6">
        <w:t xml:space="preserve"> the </w:t>
      </w:r>
      <w:del w:id="15" w:author="Houtman, Rachel" w:date="2013-01-02T11:28:00Z">
        <w:r w:rsidR="005001F6" w:rsidDel="0087215B">
          <w:delText>stochastic variables that drive fire behavior—ignitions, weather, and fire duration</w:delText>
        </w:r>
        <w:r w:rsidR="0018393B" w:rsidDel="0087215B">
          <w:delText xml:space="preserve"> for subsequent fires</w:delText>
        </w:r>
      </w:del>
      <w:ins w:id="16" w:author="Houtman, Rachel" w:date="2013-01-02T11:28:00Z">
        <w:r w:rsidR="0087215B">
          <w:t xml:space="preserve">same stochastic variables as the fire of interest, </w:t>
        </w:r>
      </w:ins>
      <w:r w:rsidR="00593605">
        <w:t>realized</w:t>
      </w:r>
      <w:ins w:id="17" w:author="Houtman, Rachel" w:date="2013-01-02T11:28:00Z">
        <w:r w:rsidR="0087215B">
          <w:t xml:space="preserve"> for all subsequent fires</w:t>
        </w:r>
      </w:ins>
      <w:r w:rsidR="005001F6">
        <w:t xml:space="preserve">. With that in hand, the procedure to </w:t>
      </w:r>
      <w:r w:rsidR="0018393B">
        <w:t xml:space="preserve">compute </w:t>
      </w:r>
      <w:proofErr w:type="gramStart"/>
      <w:r w:rsidR="0018393B">
        <w:rPr>
          <w:i/>
        </w:rPr>
        <w:t>E</w:t>
      </w:r>
      <w:r w:rsidR="0018393B">
        <w:t>[</w:t>
      </w:r>
      <w:proofErr w:type="spellStart"/>
      <w:proofErr w:type="gramEnd"/>
      <w:r w:rsidR="00F166CF">
        <w:rPr>
          <w:i/>
          <w:szCs w:val="24"/>
        </w:rPr>
        <w:t>B</w:t>
      </w:r>
      <w:r w:rsidR="00F166CF">
        <w:rPr>
          <w:i/>
          <w:szCs w:val="24"/>
          <w:vertAlign w:val="superscript"/>
        </w:rPr>
        <w:t>m</w:t>
      </w:r>
      <w:proofErr w:type="spellEnd"/>
      <w:r w:rsidR="00F166CF">
        <w:rPr>
          <w:szCs w:val="24"/>
        </w:rPr>
        <w:t>(</w:t>
      </w:r>
      <w:r w:rsidR="00F166CF">
        <w:rPr>
          <w:i/>
          <w:szCs w:val="24"/>
        </w:rPr>
        <w:t>s</w:t>
      </w:r>
      <w:r w:rsidR="00F166CF">
        <w:rPr>
          <w:i/>
          <w:szCs w:val="24"/>
          <w:vertAlign w:val="subscript"/>
        </w:rPr>
        <w:t>0</w:t>
      </w:r>
      <w:r w:rsidR="00F166CF">
        <w:rPr>
          <w:szCs w:val="24"/>
        </w:rPr>
        <w:t xml:space="preserve">, </w:t>
      </w:r>
      <w:r w:rsidR="00F166CF">
        <w:rPr>
          <w:i/>
          <w:szCs w:val="24"/>
        </w:rPr>
        <w:t>w</w:t>
      </w:r>
      <w:r w:rsidR="00F166CF">
        <w:rPr>
          <w:i/>
          <w:szCs w:val="24"/>
          <w:vertAlign w:val="subscript"/>
        </w:rPr>
        <w:t>0</w:t>
      </w:r>
      <w:r w:rsidR="00F166CF">
        <w:rPr>
          <w:i/>
          <w:szCs w:val="24"/>
          <w:vertAlign w:val="superscript"/>
        </w:rPr>
        <w:t>m</w:t>
      </w:r>
      <w:r w:rsidR="00F166CF">
        <w:rPr>
          <w:szCs w:val="24"/>
        </w:rPr>
        <w:t>)</w:t>
      </w:r>
      <w:r w:rsidR="0018393B">
        <w:rPr>
          <w:szCs w:val="24"/>
        </w:rPr>
        <w:t>]</w:t>
      </w:r>
      <w:r w:rsidR="00020083">
        <w:rPr>
          <w:szCs w:val="24"/>
        </w:rPr>
        <w:t xml:space="preserve"> </w:t>
      </w:r>
      <w:r w:rsidR="0018393B">
        <w:t xml:space="preserve">for the </w:t>
      </w:r>
      <w:proofErr w:type="spellStart"/>
      <w:r w:rsidR="0018393B">
        <w:rPr>
          <w:i/>
        </w:rPr>
        <w:t>m</w:t>
      </w:r>
      <w:r w:rsidR="0018393B">
        <w:rPr>
          <w:vertAlign w:val="superscript"/>
        </w:rPr>
        <w:t>th</w:t>
      </w:r>
      <w:proofErr w:type="spellEnd"/>
      <w:r w:rsidR="0018393B">
        <w:t xml:space="preserve"> fire of interest is</w:t>
      </w:r>
      <w:r w:rsidR="005001F6">
        <w:t>:</w:t>
      </w:r>
    </w:p>
    <w:p w:rsidR="005001F6" w:rsidRDefault="005001F6" w:rsidP="005001F6">
      <w:pPr>
        <w:pStyle w:val="Thesistext"/>
        <w:widowControl w:val="0"/>
        <w:spacing w:after="0"/>
      </w:pPr>
      <w:r>
        <w:t xml:space="preserve">For each sample </w:t>
      </w:r>
      <w:r w:rsidR="00AD056D">
        <w:t>path</w:t>
      </w:r>
      <w:r>
        <w:t xml:space="preserve">, </w:t>
      </w:r>
      <w:r>
        <w:rPr>
          <w:i/>
        </w:rPr>
        <w:t>n</w:t>
      </w:r>
      <w:r w:rsidR="00CA609E">
        <w:rPr>
          <w:i/>
        </w:rPr>
        <w:t xml:space="preserve"> </w:t>
      </w:r>
      <w:r>
        <w:t>=</w:t>
      </w:r>
      <w:r w:rsidR="00CA609E">
        <w:t xml:space="preserve"> </w:t>
      </w:r>
      <w:r>
        <w:t>1,…</w:t>
      </w:r>
      <w:proofErr w:type="gramStart"/>
      <w:r>
        <w:t>,</w:t>
      </w:r>
      <w:r>
        <w:rPr>
          <w:i/>
        </w:rPr>
        <w:t>N</w:t>
      </w:r>
      <w:proofErr w:type="gramEnd"/>
      <w:r>
        <w:t>:</w:t>
      </w:r>
    </w:p>
    <w:p w:rsidR="005001F6" w:rsidRDefault="005001F6" w:rsidP="005001F6">
      <w:pPr>
        <w:pStyle w:val="Thesistext"/>
        <w:widowControl w:val="0"/>
        <w:spacing w:after="0"/>
      </w:pPr>
      <w:r>
        <w:tab/>
        <w:t xml:space="preserve">For each </w:t>
      </w:r>
      <w:r w:rsidR="0018393B">
        <w:t xml:space="preserve">value </w:t>
      </w:r>
      <w:proofErr w:type="gramStart"/>
      <w:r w:rsidR="0018393B">
        <w:t xml:space="preserve">of </w:t>
      </w:r>
      <w:r>
        <w:t xml:space="preserve"> </w:t>
      </w:r>
      <w:r>
        <w:rPr>
          <w:i/>
        </w:rPr>
        <w:t>x</w:t>
      </w:r>
      <w:r>
        <w:rPr>
          <w:i/>
          <w:vertAlign w:val="subscript"/>
        </w:rPr>
        <w:t>0</w:t>
      </w:r>
      <w:proofErr w:type="gramEnd"/>
      <w:r w:rsidR="00CA609E">
        <w:rPr>
          <w:i/>
          <w:vertAlign w:val="subscript"/>
        </w:rPr>
        <w:t xml:space="preserve"> </w:t>
      </w:r>
      <w:r>
        <w:t>=</w:t>
      </w:r>
      <w:r w:rsidR="00CA609E">
        <w:t xml:space="preserve"> </w:t>
      </w:r>
      <w:r>
        <w:t>0,1:</w:t>
      </w:r>
    </w:p>
    <w:p w:rsidR="005001F6" w:rsidRDefault="005001F6" w:rsidP="005001F6">
      <w:pPr>
        <w:pStyle w:val="Thesistext"/>
        <w:widowControl w:val="0"/>
        <w:spacing w:after="0"/>
      </w:pPr>
      <w:r>
        <w:tab/>
      </w:r>
      <w:r>
        <w:tab/>
        <w:t xml:space="preserve">For each time period, </w:t>
      </w:r>
      <w:r>
        <w:rPr>
          <w:i/>
        </w:rPr>
        <w:t>t</w:t>
      </w:r>
      <w:r w:rsidR="00CA609E">
        <w:rPr>
          <w:i/>
        </w:rPr>
        <w:t xml:space="preserve"> </w:t>
      </w:r>
      <w:r>
        <w:t>=</w:t>
      </w:r>
      <w:r w:rsidR="00CA609E">
        <w:t xml:space="preserve"> </w:t>
      </w:r>
      <w:r>
        <w:t>0,…</w:t>
      </w:r>
      <w:proofErr w:type="gramStart"/>
      <w:r>
        <w:t>,</w:t>
      </w:r>
      <w:r>
        <w:rPr>
          <w:i/>
        </w:rPr>
        <w:t>T</w:t>
      </w:r>
      <w:proofErr w:type="gramEnd"/>
      <w:r>
        <w:rPr>
          <w:i/>
        </w:rPr>
        <w:t>-1</w:t>
      </w:r>
      <w:r>
        <w:t>:</w:t>
      </w:r>
    </w:p>
    <w:p w:rsidR="005001F6" w:rsidRDefault="005001F6">
      <w:pPr>
        <w:pStyle w:val="Thesistext"/>
        <w:widowControl w:val="0"/>
        <w:spacing w:after="0"/>
      </w:pPr>
      <w:r>
        <w:tab/>
      </w:r>
      <w:r>
        <w:tab/>
        <w:t>1)</w:t>
      </w:r>
      <w:r>
        <w:tab/>
        <w:t xml:space="preserve">Simulate fire for given </w:t>
      </w:r>
      <w:proofErr w:type="spellStart"/>
      <w:r>
        <w:rPr>
          <w:i/>
        </w:rPr>
        <w:t>s</w:t>
      </w:r>
      <w:r>
        <w:rPr>
          <w:i/>
          <w:vertAlign w:val="subscript"/>
        </w:rPr>
        <w:t>t</w:t>
      </w:r>
      <w:proofErr w:type="spellEnd"/>
      <w:r>
        <w:t xml:space="preserve"> and </w:t>
      </w:r>
      <w:proofErr w:type="spellStart"/>
      <w:r>
        <w:rPr>
          <w:i/>
        </w:rPr>
        <w:t>w</w:t>
      </w:r>
      <w:r>
        <w:rPr>
          <w:i/>
          <w:vertAlign w:val="subscript"/>
        </w:rPr>
        <w:t>t</w:t>
      </w:r>
      <w:r w:rsidR="00F166CF">
        <w:rPr>
          <w:i/>
          <w:vertAlign w:val="superscript"/>
        </w:rPr>
        <w:t>m</w:t>
      </w:r>
      <w:r w:rsidR="007B5B56">
        <w:rPr>
          <w:i/>
          <w:vertAlign w:val="superscript"/>
        </w:rPr>
        <w:t>n</w:t>
      </w:r>
      <w:proofErr w:type="spellEnd"/>
      <w:r w:rsidR="00F166CF">
        <w:t>.</w:t>
      </w:r>
    </w:p>
    <w:p w:rsidR="005001F6" w:rsidRDefault="005001F6" w:rsidP="00EB3B5E">
      <w:pPr>
        <w:pStyle w:val="Thesistext"/>
        <w:widowControl w:val="0"/>
        <w:spacing w:after="0"/>
        <w:ind w:left="2880" w:hanging="720"/>
      </w:pPr>
      <w:r>
        <w:t>2)</w:t>
      </w:r>
      <w:r>
        <w:tab/>
        <w:t xml:space="preserve">For each </w:t>
      </w:r>
      <w:r w:rsidR="005E28DD">
        <w:t>30</w:t>
      </w:r>
      <w:r w:rsidR="00C237D8">
        <w:t xml:space="preserve"> </w:t>
      </w:r>
      <w:r w:rsidR="005E28DD">
        <w:t xml:space="preserve">m² plot of land, </w:t>
      </w:r>
      <w:r w:rsidR="00DA1317">
        <w:t xml:space="preserve">or </w:t>
      </w:r>
      <w:r>
        <w:t xml:space="preserve">pixel, record if there was crown fire, surface fire or no fire. </w:t>
      </w:r>
    </w:p>
    <w:p w:rsidR="005001F6" w:rsidRPr="00D97215" w:rsidRDefault="005001F6" w:rsidP="00EB3B5E">
      <w:pPr>
        <w:pStyle w:val="Thesistext"/>
        <w:widowControl w:val="0"/>
        <w:spacing w:after="0"/>
        <w:ind w:left="2880" w:hanging="720"/>
        <w:rPr>
          <w:szCs w:val="24"/>
        </w:rPr>
      </w:pPr>
      <w:r>
        <w:t>3)</w:t>
      </w:r>
      <w:r>
        <w:tab/>
        <w:t xml:space="preserve">Update the surface and canopy fuel state variables for each pixel according </w:t>
      </w:r>
      <w:r w:rsidR="00345CF7">
        <w:t>to</w:t>
      </w:r>
      <w:r w:rsidR="00B759BE">
        <w:t xml:space="preserve"> </w:t>
      </w:r>
      <w:r w:rsidR="00B759BE">
        <w:rPr>
          <w:i/>
        </w:rPr>
        <w:t>s</w:t>
      </w:r>
      <w:r w:rsidR="00B759BE">
        <w:rPr>
          <w:i/>
          <w:vertAlign w:val="subscript"/>
        </w:rPr>
        <w:t>t</w:t>
      </w:r>
      <w:r w:rsidR="00B759BE">
        <w:rPr>
          <w:vertAlign w:val="subscript"/>
        </w:rPr>
        <w:t>+1</w:t>
      </w:r>
      <w:r w:rsidR="00B759BE">
        <w:t xml:space="preserve"> = </w:t>
      </w:r>
      <w:proofErr w:type="gramStart"/>
      <w:r w:rsidR="00B759BE">
        <w:rPr>
          <w:i/>
        </w:rPr>
        <w:t>S</w:t>
      </w:r>
      <w:r w:rsidR="00B759BE">
        <w:t>(</w:t>
      </w:r>
      <w:proofErr w:type="spellStart"/>
      <w:proofErr w:type="gramEnd"/>
      <w:r w:rsidR="00B759BE">
        <w:rPr>
          <w:i/>
        </w:rPr>
        <w:t>s</w:t>
      </w:r>
      <w:r w:rsidR="00B759BE">
        <w:rPr>
          <w:i/>
          <w:vertAlign w:val="subscript"/>
        </w:rPr>
        <w:t>t</w:t>
      </w:r>
      <w:proofErr w:type="spellEnd"/>
      <w:r w:rsidR="00B759BE">
        <w:rPr>
          <w:i/>
        </w:rPr>
        <w:t xml:space="preserve">, </w:t>
      </w:r>
      <w:proofErr w:type="spellStart"/>
      <w:r w:rsidR="00B759BE">
        <w:rPr>
          <w:i/>
        </w:rPr>
        <w:t>w</w:t>
      </w:r>
      <w:r w:rsidR="00B759BE">
        <w:rPr>
          <w:i/>
          <w:vertAlign w:val="subscript"/>
        </w:rPr>
        <w:t>t</w:t>
      </w:r>
      <w:proofErr w:type="spellEnd"/>
      <w:r w:rsidR="00B759BE">
        <w:rPr>
          <w:i/>
        </w:rPr>
        <w:t xml:space="preserve">, </w:t>
      </w:r>
      <w:proofErr w:type="spellStart"/>
      <w:r w:rsidR="00B759BE">
        <w:rPr>
          <w:i/>
        </w:rPr>
        <w:t>x</w:t>
      </w:r>
      <w:r w:rsidR="00B759BE">
        <w:rPr>
          <w:i/>
          <w:vertAlign w:val="subscript"/>
        </w:rPr>
        <w:t>t</w:t>
      </w:r>
      <w:proofErr w:type="spellEnd"/>
      <w:r w:rsidR="00B759BE">
        <w:t>)</w:t>
      </w:r>
      <w:r w:rsidR="00D97215" w:rsidRPr="002F35F4">
        <w:rPr>
          <w:i/>
          <w:szCs w:val="24"/>
        </w:rPr>
        <w:t>.</w:t>
      </w:r>
    </w:p>
    <w:p w:rsidR="00EA5F3D" w:rsidRDefault="005001F6" w:rsidP="00EB3B5E">
      <w:pPr>
        <w:pStyle w:val="Thesistext"/>
        <w:widowControl w:val="0"/>
        <w:spacing w:after="0"/>
        <w:ind w:left="2880" w:hanging="720"/>
        <w:rPr>
          <w:szCs w:val="24"/>
        </w:rPr>
      </w:pPr>
      <w:r>
        <w:rPr>
          <w:szCs w:val="24"/>
        </w:rPr>
        <w:t>4)</w:t>
      </w:r>
      <w:r>
        <w:rPr>
          <w:szCs w:val="24"/>
        </w:rPr>
        <w:tab/>
        <w:t xml:space="preserve">Compute area burned by fire type and </w:t>
      </w:r>
      <w:r w:rsidR="00660EF7">
        <w:rPr>
          <w:szCs w:val="24"/>
        </w:rPr>
        <w:t xml:space="preserve">compute </w:t>
      </w:r>
      <w:r w:rsidR="00C60BFB">
        <w:rPr>
          <w:szCs w:val="24"/>
        </w:rPr>
        <w:t xml:space="preserve">discounted </w:t>
      </w:r>
      <w:r>
        <w:rPr>
          <w:szCs w:val="24"/>
        </w:rPr>
        <w:lastRenderedPageBreak/>
        <w:t>suppression cost for suppressed fires</w:t>
      </w:r>
      <w:proofErr w:type="gramStart"/>
      <w:r w:rsidR="00427001">
        <w:rPr>
          <w:szCs w:val="24"/>
        </w:rPr>
        <w:t xml:space="preserve">, </w:t>
      </w:r>
      <w:proofErr w:type="gramEnd"/>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-it</m:t>
            </m:r>
          </m:sup>
        </m:sSup>
        <m:r>
          <w:rPr>
            <w:rFonts w:ascii="Cambria Math" w:hAnsi="Cambria Math"/>
            <w:szCs w:val="24"/>
          </w:rPr>
          <m:t>c</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e>
        </m:d>
      </m:oMath>
      <w:r>
        <w:rPr>
          <w:szCs w:val="24"/>
        </w:rPr>
        <w:t>.</w:t>
      </w:r>
    </w:p>
    <w:p w:rsidR="001D56B7" w:rsidRDefault="00E474C3" w:rsidP="00EB3B5E">
      <w:pPr>
        <w:pStyle w:val="Thesistext"/>
        <w:widowControl w:val="0"/>
        <w:spacing w:after="0"/>
        <w:ind w:firstLine="0"/>
        <w:rPr>
          <w:szCs w:val="24"/>
        </w:rPr>
      </w:pPr>
      <w:r>
        <w:rPr>
          <w:szCs w:val="24"/>
        </w:rPr>
        <w:t>Finally, c</w:t>
      </w:r>
      <w:r w:rsidR="003971F3">
        <w:rPr>
          <w:szCs w:val="24"/>
        </w:rPr>
        <w:t>ompute</w:t>
      </w:r>
      <w:r w:rsidR="003971F3">
        <w:rPr>
          <w:i/>
          <w:szCs w:val="24"/>
        </w:rPr>
        <w:t xml:space="preserve"> </w:t>
      </w:r>
      <w:proofErr w:type="gramStart"/>
      <w:r w:rsidR="00495568">
        <w:rPr>
          <w:i/>
          <w:szCs w:val="24"/>
        </w:rPr>
        <w:t>E</w:t>
      </w:r>
      <w:r w:rsidR="00495568">
        <w:rPr>
          <w:szCs w:val="24"/>
        </w:rPr>
        <w:t>[</w:t>
      </w:r>
      <w:proofErr w:type="spellStart"/>
      <w:proofErr w:type="gramEnd"/>
      <w:r w:rsidR="00EA5F3D">
        <w:rPr>
          <w:i/>
          <w:szCs w:val="24"/>
        </w:rPr>
        <w:t>B</w:t>
      </w:r>
      <w:r w:rsidR="00EA5F3D">
        <w:rPr>
          <w:i/>
          <w:szCs w:val="24"/>
          <w:vertAlign w:val="superscript"/>
        </w:rPr>
        <w:t>m</w:t>
      </w:r>
      <w:proofErr w:type="spellEnd"/>
      <w:r w:rsidR="00EA5F3D">
        <w:rPr>
          <w:szCs w:val="24"/>
        </w:rPr>
        <w:t>(</w:t>
      </w:r>
      <w:r w:rsidR="00EA5F3D">
        <w:rPr>
          <w:i/>
          <w:szCs w:val="24"/>
        </w:rPr>
        <w:t>s</w:t>
      </w:r>
      <w:r w:rsidR="00EA5F3D">
        <w:rPr>
          <w:i/>
          <w:szCs w:val="24"/>
          <w:vertAlign w:val="subscript"/>
        </w:rPr>
        <w:t>0</w:t>
      </w:r>
      <w:r w:rsidR="00EA5F3D">
        <w:rPr>
          <w:szCs w:val="24"/>
        </w:rPr>
        <w:t xml:space="preserve">, </w:t>
      </w:r>
      <w:r w:rsidR="00EA5F3D">
        <w:rPr>
          <w:i/>
          <w:szCs w:val="24"/>
        </w:rPr>
        <w:t>w</w:t>
      </w:r>
      <w:r w:rsidR="00EA5F3D">
        <w:rPr>
          <w:i/>
          <w:szCs w:val="24"/>
          <w:vertAlign w:val="subscript"/>
        </w:rPr>
        <w:t>0</w:t>
      </w:r>
      <w:r w:rsidR="00EA5F3D">
        <w:rPr>
          <w:i/>
          <w:szCs w:val="24"/>
          <w:vertAlign w:val="superscript"/>
        </w:rPr>
        <w:t>m</w:t>
      </w:r>
      <w:r w:rsidR="00EA5F3D">
        <w:rPr>
          <w:szCs w:val="24"/>
        </w:rPr>
        <w:t>)</w:t>
      </w:r>
      <w:r w:rsidR="00495568">
        <w:rPr>
          <w:szCs w:val="24"/>
        </w:rPr>
        <w:t xml:space="preserve">] </w:t>
      </w:r>
      <w:r w:rsidR="00573AA1">
        <w:rPr>
          <w:szCs w:val="24"/>
        </w:rPr>
        <w:t>as in Equation (5</w:t>
      </w:r>
      <w:r w:rsidR="003971F3">
        <w:rPr>
          <w:szCs w:val="24"/>
        </w:rPr>
        <w:t>)</w:t>
      </w:r>
      <w:r w:rsidR="009F0316">
        <w:rPr>
          <w:szCs w:val="24"/>
        </w:rPr>
        <w:t xml:space="preserve">. We repeated the procedure for </w:t>
      </w:r>
      <w:r w:rsidR="009F0316">
        <w:rPr>
          <w:i/>
          <w:szCs w:val="24"/>
        </w:rPr>
        <w:t>M</w:t>
      </w:r>
      <w:r w:rsidR="009F0316">
        <w:rPr>
          <w:szCs w:val="24"/>
        </w:rPr>
        <w:t xml:space="preserve"> fires of interest</w:t>
      </w:r>
      <w:r w:rsidR="003971F3">
        <w:rPr>
          <w:szCs w:val="24"/>
        </w:rPr>
        <w:t xml:space="preserve"> </w:t>
      </w:r>
      <w:r w:rsidR="00495568">
        <w:rPr>
          <w:szCs w:val="24"/>
        </w:rPr>
        <w:t xml:space="preserve">and </w:t>
      </w:r>
      <w:r w:rsidR="009F0316">
        <w:rPr>
          <w:szCs w:val="24"/>
        </w:rPr>
        <w:t xml:space="preserve">computed </w:t>
      </w:r>
      <w:proofErr w:type="gramStart"/>
      <w:r w:rsidR="00495568">
        <w:rPr>
          <w:i/>
          <w:szCs w:val="24"/>
        </w:rPr>
        <w:t>E</w:t>
      </w:r>
      <w:r w:rsidR="00495568">
        <w:rPr>
          <w:szCs w:val="24"/>
        </w:rPr>
        <w:t>[</w:t>
      </w:r>
      <w:proofErr w:type="gramEnd"/>
      <w:r w:rsidR="00495568">
        <w:rPr>
          <w:i/>
          <w:szCs w:val="24"/>
        </w:rPr>
        <w:t>B</w:t>
      </w:r>
      <w:r w:rsidR="00495568">
        <w:rPr>
          <w:szCs w:val="24"/>
        </w:rPr>
        <w:t>(</w:t>
      </w:r>
      <w:r w:rsidR="00495568">
        <w:rPr>
          <w:i/>
          <w:szCs w:val="24"/>
        </w:rPr>
        <w:t>s</w:t>
      </w:r>
      <w:r w:rsidR="00495568">
        <w:rPr>
          <w:i/>
          <w:szCs w:val="24"/>
          <w:vertAlign w:val="subscript"/>
        </w:rPr>
        <w:t>0</w:t>
      </w:r>
      <w:r w:rsidR="00495568">
        <w:rPr>
          <w:szCs w:val="24"/>
        </w:rPr>
        <w:t xml:space="preserve">)] </w:t>
      </w:r>
      <w:r w:rsidR="003971F3">
        <w:rPr>
          <w:szCs w:val="24"/>
        </w:rPr>
        <w:t>a</w:t>
      </w:r>
      <w:r w:rsidR="007F5500">
        <w:rPr>
          <w:szCs w:val="24"/>
        </w:rPr>
        <w:t xml:space="preserve">s </w:t>
      </w:r>
      <w:r w:rsidR="003971F3">
        <w:rPr>
          <w:szCs w:val="24"/>
        </w:rPr>
        <w:t>in</w:t>
      </w:r>
      <w:r w:rsidR="00495568">
        <w:rPr>
          <w:szCs w:val="24"/>
        </w:rPr>
        <w:t xml:space="preserve"> Equation (</w:t>
      </w:r>
      <w:r w:rsidR="00573AA1">
        <w:rPr>
          <w:szCs w:val="24"/>
        </w:rPr>
        <w:t>6</w:t>
      </w:r>
      <w:r w:rsidR="00495568">
        <w:rPr>
          <w:szCs w:val="24"/>
        </w:rPr>
        <w:t>).</w:t>
      </w:r>
    </w:p>
    <w:p w:rsidR="00427001" w:rsidRDefault="00427001" w:rsidP="00EB3B5E">
      <w:pPr>
        <w:pStyle w:val="Thesistext"/>
        <w:widowControl w:val="0"/>
        <w:spacing w:after="0"/>
        <w:ind w:firstLine="0"/>
        <w:rPr>
          <w:szCs w:val="24"/>
        </w:rPr>
      </w:pPr>
    </w:p>
    <w:p w:rsidR="001D56B7" w:rsidRPr="00EB3B5E" w:rsidRDefault="001D56B7" w:rsidP="00EB3B5E">
      <w:pPr>
        <w:pStyle w:val="Thesistext"/>
        <w:widowControl w:val="0"/>
        <w:spacing w:after="0"/>
        <w:ind w:firstLine="0"/>
        <w:rPr>
          <w:i/>
          <w:szCs w:val="24"/>
        </w:rPr>
      </w:pPr>
      <w:r>
        <w:rPr>
          <w:i/>
          <w:szCs w:val="24"/>
        </w:rPr>
        <w:t>The study area</w:t>
      </w:r>
    </w:p>
    <w:p w:rsidR="00776E3D" w:rsidRDefault="001066B7" w:rsidP="0036452C">
      <w:pPr>
        <w:pStyle w:val="Thesistext"/>
        <w:widowControl w:val="0"/>
        <w:spacing w:after="0"/>
      </w:pPr>
      <w:r w:rsidRPr="00AF1254">
        <w:t>The</w:t>
      </w:r>
      <w:r>
        <w:t xml:space="preserve"> </w:t>
      </w:r>
      <w:r w:rsidR="005001F6">
        <w:t>initial landscape</w:t>
      </w:r>
      <w:r w:rsidR="005001F6">
        <w:rPr>
          <w:i/>
          <w:vertAlign w:val="subscript"/>
        </w:rPr>
        <w:t xml:space="preserve"> </w:t>
      </w:r>
      <w:r w:rsidR="005001F6">
        <w:t>is a</w:t>
      </w:r>
      <w:r>
        <w:t xml:space="preserve"> </w:t>
      </w:r>
      <w:r w:rsidR="005001F6">
        <w:t>study area of</w:t>
      </w:r>
      <w:r w:rsidRPr="00AF1254">
        <w:t xml:space="preserve"> a</w:t>
      </w:r>
      <w:r w:rsidR="00481C8E">
        <w:t xml:space="preserve">pproximately 72,164 </w:t>
      </w:r>
      <w:r w:rsidR="00993908">
        <w:t>ha</w:t>
      </w:r>
      <w:r w:rsidR="00481C8E">
        <w:t xml:space="preserve"> i</w:t>
      </w:r>
      <w:r w:rsidRPr="00AF1254">
        <w:t xml:space="preserve">n the south </w:t>
      </w:r>
      <w:r w:rsidR="00481C8E">
        <w:t>portion of the Fort Rock Ranger District in</w:t>
      </w:r>
      <w:r w:rsidR="006A5AC4">
        <w:t xml:space="preserve"> the Deschutes National Forest</w:t>
      </w:r>
      <w:r w:rsidR="003D3D23">
        <w:t xml:space="preserve"> </w:t>
      </w:r>
      <w:r w:rsidR="00481C8E">
        <w:t xml:space="preserve">of central Oregon </w:t>
      </w:r>
      <w:r w:rsidR="003D3D23">
        <w:t>(Figure 1)</w:t>
      </w:r>
      <w:r w:rsidRPr="00AF1254">
        <w:t xml:space="preserve">. </w:t>
      </w:r>
      <w:r w:rsidR="006A5AC4" w:rsidRPr="00AF1254">
        <w:t>The site is predominantly populated with ponderosa pine (</w:t>
      </w:r>
      <w:proofErr w:type="spellStart"/>
      <w:r w:rsidR="006A5AC4" w:rsidRPr="00AF1254">
        <w:rPr>
          <w:i/>
        </w:rPr>
        <w:t>Pinus</w:t>
      </w:r>
      <w:proofErr w:type="spellEnd"/>
      <w:r w:rsidR="006A5AC4" w:rsidRPr="00AF1254">
        <w:rPr>
          <w:i/>
        </w:rPr>
        <w:t xml:space="preserve"> ponderosa</w:t>
      </w:r>
      <w:r w:rsidR="006A5AC4" w:rsidRPr="00AF1254">
        <w:t>) and lodgepole pine (</w:t>
      </w:r>
      <w:proofErr w:type="spellStart"/>
      <w:r w:rsidR="006A5AC4" w:rsidRPr="00AF1254">
        <w:rPr>
          <w:i/>
        </w:rPr>
        <w:t>Pinus</w:t>
      </w:r>
      <w:proofErr w:type="spellEnd"/>
      <w:r w:rsidR="006A5AC4" w:rsidRPr="00AF1254">
        <w:rPr>
          <w:i/>
        </w:rPr>
        <w:t xml:space="preserve"> </w:t>
      </w:r>
      <w:proofErr w:type="spellStart"/>
      <w:r w:rsidR="006A5AC4" w:rsidRPr="00AF1254">
        <w:rPr>
          <w:i/>
        </w:rPr>
        <w:t>contorta</w:t>
      </w:r>
      <w:proofErr w:type="spellEnd"/>
      <w:r w:rsidR="006A5AC4" w:rsidRPr="00AF1254">
        <w:t>), but also contains some mixed conifer</w:t>
      </w:r>
      <w:r w:rsidR="005001F6">
        <w:t>,</w:t>
      </w:r>
      <w:r w:rsidR="006A5AC4" w:rsidRPr="00AF1254">
        <w:t xml:space="preserve"> </w:t>
      </w:r>
      <w:r w:rsidR="002D7AB6">
        <w:t>including</w:t>
      </w:r>
      <w:r w:rsidR="006A5AC4" w:rsidRPr="00AF1254">
        <w:t xml:space="preserve"> mountain hemlock (</w:t>
      </w:r>
      <w:proofErr w:type="spellStart"/>
      <w:r w:rsidR="006A5AC4" w:rsidRPr="00AF1254">
        <w:rPr>
          <w:i/>
        </w:rPr>
        <w:t>Tsuga</w:t>
      </w:r>
      <w:proofErr w:type="spellEnd"/>
      <w:r w:rsidR="006A5AC4" w:rsidRPr="00AF1254">
        <w:rPr>
          <w:i/>
        </w:rPr>
        <w:t xml:space="preserve"> </w:t>
      </w:r>
      <w:proofErr w:type="spellStart"/>
      <w:r w:rsidR="006A5AC4" w:rsidRPr="00AF1254">
        <w:rPr>
          <w:i/>
        </w:rPr>
        <w:t>mertensiana</w:t>
      </w:r>
      <w:proofErr w:type="spellEnd"/>
      <w:r w:rsidR="006A5AC4" w:rsidRPr="00AF1254">
        <w:t xml:space="preserve">). There is variability in topography, including some ridges and buttes across the site, </w:t>
      </w:r>
      <w:r w:rsidR="00EF6756">
        <w:t>but</w:t>
      </w:r>
      <w:r w:rsidR="006A5AC4" w:rsidRPr="00AF1254">
        <w:t xml:space="preserve"> the overarching theme is a gentle decline in elevation from north to south. Elevation ranges from 1,300 to 2,300 meters.</w:t>
      </w:r>
      <w:r w:rsidR="006A5AC4">
        <w:t xml:space="preserve"> Because restoration is one of the management objectives </w:t>
      </w:r>
      <w:r w:rsidR="00280348">
        <w:t>in</w:t>
      </w:r>
      <w:r w:rsidR="00660EF7">
        <w:t xml:space="preserve"> the Deschutes National </w:t>
      </w:r>
      <w:r w:rsidR="00660EF7" w:rsidRPr="00111E24">
        <w:t>Forest (</w:t>
      </w:r>
      <w:r w:rsidR="001E22F7" w:rsidRPr="009D556E">
        <w:t>USDA 1990</w:t>
      </w:r>
      <w:r w:rsidR="00AB3113">
        <w:t>, pg. 4</w:t>
      </w:r>
      <w:r w:rsidR="00660EF7" w:rsidRPr="00111E24">
        <w:t>)</w:t>
      </w:r>
      <w:r w:rsidR="001F7C76" w:rsidRPr="00111E24">
        <w:t>, clarified in the Central Oregon Fire Management Plan</w:t>
      </w:r>
      <w:r w:rsidR="006A5AC4" w:rsidRPr="00111E24">
        <w:t xml:space="preserve"> </w:t>
      </w:r>
      <w:r w:rsidR="001F7C76" w:rsidRPr="00111E24">
        <w:t>(</w:t>
      </w:r>
      <w:r w:rsidR="00111E24">
        <w:t>COFM</w:t>
      </w:r>
      <w:r w:rsidR="00502D76">
        <w:t>S</w:t>
      </w:r>
      <w:r w:rsidR="00111E24">
        <w:t xml:space="preserve"> 2009</w:t>
      </w:r>
      <w:r w:rsidR="001F7C76" w:rsidRPr="00111E24">
        <w:t>)</w:t>
      </w:r>
      <w:r w:rsidR="00111E24" w:rsidRPr="00111E24">
        <w:t xml:space="preserve">, </w:t>
      </w:r>
      <w:r w:rsidR="006A5AC4" w:rsidRPr="00111E24">
        <w:t xml:space="preserve">and </w:t>
      </w:r>
      <w:r w:rsidR="00660EF7" w:rsidRPr="00111E24">
        <w:t xml:space="preserve">this particular site </w:t>
      </w:r>
      <w:r w:rsidR="006A5AC4" w:rsidRPr="00111E24">
        <w:t xml:space="preserve">is </w:t>
      </w:r>
      <w:r w:rsidR="00C31F1F" w:rsidRPr="00111E24">
        <w:t>relatively distant</w:t>
      </w:r>
      <w:r w:rsidR="006A5AC4" w:rsidRPr="00111E24">
        <w:t xml:space="preserve"> from concentrat</w:t>
      </w:r>
      <w:r w:rsidR="00585E7D" w:rsidRPr="00111E24">
        <w:t>ed</w:t>
      </w:r>
      <w:r w:rsidR="006A5AC4" w:rsidRPr="00111E24">
        <w:t xml:space="preserve"> residential development, </w:t>
      </w:r>
      <w:r w:rsidR="00660EF7" w:rsidRPr="00111E24">
        <w:t>it represents an area</w:t>
      </w:r>
      <w:r w:rsidR="006A5AC4">
        <w:t xml:space="preserve"> where </w:t>
      </w:r>
      <w:r w:rsidR="00715231">
        <w:t>a fire may actually be allowed to burn with no or minimal suppression actions</w:t>
      </w:r>
      <w:r w:rsidR="006A5AC4">
        <w:t>.</w:t>
      </w:r>
      <w:r w:rsidR="00776E3D">
        <w:t xml:space="preserve"> </w:t>
      </w:r>
    </w:p>
    <w:p w:rsidR="00564F2A" w:rsidRDefault="00776E3D" w:rsidP="003238B9">
      <w:pPr>
        <w:pStyle w:val="Thesistext"/>
        <w:widowControl w:val="0"/>
        <w:spacing w:after="0"/>
      </w:pPr>
      <w:r>
        <w:t xml:space="preserve">The state of the </w:t>
      </w:r>
      <w:r w:rsidR="00660EF7">
        <w:t xml:space="preserve">initial </w:t>
      </w:r>
      <w:r>
        <w:t xml:space="preserve">landscape, </w:t>
      </w:r>
      <w:r>
        <w:rPr>
          <w:i/>
        </w:rPr>
        <w:t>s</w:t>
      </w:r>
      <w:r>
        <w:rPr>
          <w:i/>
          <w:vertAlign w:val="subscript"/>
        </w:rPr>
        <w:t>0</w:t>
      </w:r>
      <w:r>
        <w:t xml:space="preserve">, is described by </w:t>
      </w:r>
      <w:r w:rsidR="00B0534A">
        <w:t>vegetation and fuel characteristics determined using the Forest Vegetation Simulator</w:t>
      </w:r>
      <w:r w:rsidR="006107AE">
        <w:t xml:space="preserve"> (FVS</w:t>
      </w:r>
      <w:r w:rsidR="0098032F">
        <w:t xml:space="preserve">; </w:t>
      </w:r>
      <w:r w:rsidR="00B0534A">
        <w:t xml:space="preserve">Dixon 2002) and </w:t>
      </w:r>
      <w:r>
        <w:t xml:space="preserve">remote-sensed images of topography at </w:t>
      </w:r>
      <w:r w:rsidR="00572004">
        <w:t xml:space="preserve">a </w:t>
      </w:r>
      <w:r>
        <w:t>resolution of 30 m</w:t>
      </w:r>
      <w:r>
        <w:rPr>
          <w:vertAlign w:val="superscript"/>
        </w:rPr>
        <w:t>2</w:t>
      </w:r>
      <w:r w:rsidR="00970A32">
        <w:t xml:space="preserve"> </w:t>
      </w:r>
      <w:r w:rsidR="005001F6">
        <w:t xml:space="preserve">pixels </w:t>
      </w:r>
      <w:r w:rsidR="00970A32">
        <w:t>(</w:t>
      </w:r>
      <w:r w:rsidR="00673BE4">
        <w:t>LANDFIRE 2011)</w:t>
      </w:r>
      <w:r w:rsidR="00B0534A">
        <w:t xml:space="preserve">. </w:t>
      </w:r>
      <w:r w:rsidR="00FA24A1">
        <w:t>The vegetation and fuels</w:t>
      </w:r>
      <w:r w:rsidR="00256ADF">
        <w:t xml:space="preserve"> data were derived from stands that were </w:t>
      </w:r>
      <w:r w:rsidR="006B5C0F">
        <w:t xml:space="preserve">delineated </w:t>
      </w:r>
      <w:r>
        <w:t xml:space="preserve">based </w:t>
      </w:r>
      <w:r w:rsidR="006B5C0F">
        <w:t>on the</w:t>
      </w:r>
      <w:r>
        <w:t xml:space="preserve"> homogeneity</w:t>
      </w:r>
      <w:r w:rsidR="00BB751E">
        <w:t xml:space="preserve"> of </w:t>
      </w:r>
      <w:r w:rsidR="00161AB8">
        <w:t>vegetation and topographical</w:t>
      </w:r>
      <w:r w:rsidR="00BB751E">
        <w:t xml:space="preserve"> characteristics</w:t>
      </w:r>
      <w:r>
        <w:t xml:space="preserve">. </w:t>
      </w:r>
      <w:r w:rsidR="00BC1C7C">
        <w:t>T</w:t>
      </w:r>
      <w:r>
        <w:t>ree lists from FIA inventory plots (</w:t>
      </w:r>
      <w:r w:rsidR="003F2D7B">
        <w:t>USDA 2000</w:t>
      </w:r>
      <w:r>
        <w:t>)</w:t>
      </w:r>
      <w:r w:rsidR="00BC1C7C">
        <w:t xml:space="preserve"> were assigned to each stand</w:t>
      </w:r>
      <w:r>
        <w:rPr>
          <w:i/>
        </w:rPr>
        <w:t xml:space="preserve"> </w:t>
      </w:r>
      <w:r>
        <w:t>using the gr</w:t>
      </w:r>
      <w:r w:rsidR="00656C92">
        <w:t>adient nearest neighbor method (</w:t>
      </w:r>
      <w:proofErr w:type="spellStart"/>
      <w:r w:rsidR="003F2D7B">
        <w:t>Ohmann</w:t>
      </w:r>
      <w:proofErr w:type="spellEnd"/>
      <w:r w:rsidR="003F2D7B">
        <w:t xml:space="preserve"> and Gregory 2002</w:t>
      </w:r>
      <w:r w:rsidR="00656C92">
        <w:t xml:space="preserve">). </w:t>
      </w:r>
      <w:r w:rsidR="006B5C0F">
        <w:t xml:space="preserve">All processing of the data into stands and assignment of tree lists was </w:t>
      </w:r>
      <w:r w:rsidR="003238B9">
        <w:t>performed at</w:t>
      </w:r>
      <w:r w:rsidR="006B5C0F">
        <w:t xml:space="preserve"> the Western </w:t>
      </w:r>
      <w:r w:rsidR="006B5C0F">
        <w:lastRenderedPageBreak/>
        <w:t>Wildland Environmental Threat Assessment Center in Prineville, Oregon</w:t>
      </w:r>
      <w:r w:rsidR="003238B9">
        <w:t xml:space="preserve"> (Alan Ager and Nicole </w:t>
      </w:r>
      <w:proofErr w:type="spellStart"/>
      <w:r w:rsidR="003238B9">
        <w:t>Vaillant</w:t>
      </w:r>
      <w:proofErr w:type="spellEnd"/>
      <w:r w:rsidR="003238B9">
        <w:t>, pe</w:t>
      </w:r>
      <w:r w:rsidR="00A90BD9">
        <w:t>rsonal communication, November 7, 2009</w:t>
      </w:r>
      <w:r w:rsidR="003238B9">
        <w:t>)</w:t>
      </w:r>
      <w:r w:rsidR="006B5C0F">
        <w:t xml:space="preserve">. </w:t>
      </w:r>
      <w:r w:rsidR="00B0534A">
        <w:t>Surface and canopy fuel characteristics</w:t>
      </w:r>
      <w:r w:rsidR="00856C83">
        <w:t xml:space="preserve"> were assigned to each stand </w:t>
      </w:r>
      <w:r w:rsidR="00373DA5">
        <w:t>using</w:t>
      </w:r>
      <w:r w:rsidR="00856C83">
        <w:t xml:space="preserve"> </w:t>
      </w:r>
      <w:r w:rsidR="00373DA5">
        <w:t>the</w:t>
      </w:r>
      <w:r w:rsidR="00CA28E9">
        <w:t xml:space="preserve"> fire and fuels extension </w:t>
      </w:r>
      <w:r w:rsidR="00660EF7">
        <w:t xml:space="preserve">of </w:t>
      </w:r>
      <w:r w:rsidR="00CA28E9">
        <w:t>the</w:t>
      </w:r>
      <w:r w:rsidR="00373DA5">
        <w:t xml:space="preserve"> southern Oregon and n</w:t>
      </w:r>
      <w:r w:rsidR="00856C83">
        <w:t xml:space="preserve">orthern California variant </w:t>
      </w:r>
      <w:r w:rsidR="00373DA5">
        <w:t xml:space="preserve">of the single tree growth model </w:t>
      </w:r>
      <w:r w:rsidR="00856C83">
        <w:t>FFE-FVS (Dixon 2002</w:t>
      </w:r>
      <w:r w:rsidR="00467A9C">
        <w:t>;</w:t>
      </w:r>
      <w:r w:rsidR="00856C83">
        <w:t xml:space="preserve"> Keyser 2002).</w:t>
      </w:r>
      <w:r w:rsidR="00042158">
        <w:t xml:space="preserve"> </w:t>
      </w:r>
      <w:r w:rsidR="003238B9">
        <w:t xml:space="preserve">All spreading fires were simulated using </w:t>
      </w:r>
      <w:r w:rsidR="00F65832">
        <w:t xml:space="preserve">the </w:t>
      </w:r>
      <w:r w:rsidR="009423C5">
        <w:t>LINUX</w:t>
      </w:r>
      <w:r w:rsidR="000A199B">
        <w:t xml:space="preserve"> version of the </w:t>
      </w:r>
      <w:r w:rsidR="00F65832">
        <w:t>fire simulation model</w:t>
      </w:r>
      <w:r w:rsidR="00EF6756">
        <w:t xml:space="preserve"> </w:t>
      </w:r>
      <w:r w:rsidR="00894807">
        <w:t xml:space="preserve">FARSITE </w:t>
      </w:r>
      <w:r w:rsidR="00EF6756">
        <w:t>(Finney 1998)</w:t>
      </w:r>
      <w:r w:rsidR="00F96932">
        <w:t>.</w:t>
      </w:r>
      <w:r w:rsidR="00EF6756">
        <w:t xml:space="preserve"> </w:t>
      </w:r>
      <w:r w:rsidR="00564F2A">
        <w:t xml:space="preserve">The </w:t>
      </w:r>
      <w:r w:rsidR="00894807">
        <w:t xml:space="preserve">FARSITE </w:t>
      </w:r>
      <w:r w:rsidR="00564F2A" w:rsidRPr="00AF1254">
        <w:t xml:space="preserve">model was created to simulate wildfire behavior on a landscape </w:t>
      </w:r>
      <w:r w:rsidR="0098032F">
        <w:t>based on</w:t>
      </w:r>
      <w:r w:rsidR="0098032F" w:rsidRPr="00AF1254">
        <w:t xml:space="preserve"> </w:t>
      </w:r>
      <w:r w:rsidR="00564F2A" w:rsidRPr="00AF1254">
        <w:t xml:space="preserve">landscape characteristics, weather, and ignition </w:t>
      </w:r>
      <w:r w:rsidR="00660EF7">
        <w:t>locations</w:t>
      </w:r>
      <w:r w:rsidR="00564F2A" w:rsidRPr="00AF1254">
        <w:t>. It is spatial and temporal, allowing weather and wind to vary during a wildfire</w:t>
      </w:r>
      <w:r w:rsidR="00564F2A">
        <w:t xml:space="preserve"> simulation</w:t>
      </w:r>
      <w:r w:rsidR="00564F2A" w:rsidRPr="00AF1254">
        <w:t xml:space="preserve">. </w:t>
      </w:r>
      <w:r w:rsidR="00F96932">
        <w:t xml:space="preserve">FFE-FVS </w:t>
      </w:r>
      <w:r w:rsidR="00CC580E">
        <w:t xml:space="preserve">was used </w:t>
      </w:r>
      <w:r w:rsidR="00F96932">
        <w:t>to generate a table of</w:t>
      </w:r>
      <w:r w:rsidR="00CC580E">
        <w:t xml:space="preserve"> state-</w:t>
      </w:r>
      <w:r w:rsidR="00F96932">
        <w:t>transitions for the surface and canopy fuel attributes</w:t>
      </w:r>
      <w:r w:rsidR="00CC580E">
        <w:t xml:space="preserve"> which then was employed in the simulations to update the post-fire landscape (</w:t>
      </w:r>
      <w:r w:rsidR="00194D0B">
        <w:t>described below</w:t>
      </w:r>
      <w:r w:rsidR="00CC580E">
        <w:t>)</w:t>
      </w:r>
      <w:r w:rsidR="00F96932">
        <w:t>.</w:t>
      </w:r>
    </w:p>
    <w:p w:rsidR="00967B54" w:rsidRDefault="00967B54" w:rsidP="0036452C">
      <w:pPr>
        <w:pStyle w:val="Thesistext"/>
        <w:widowControl w:val="0"/>
        <w:spacing w:after="0"/>
      </w:pPr>
    </w:p>
    <w:p w:rsidR="00F96932" w:rsidRPr="006060A5" w:rsidRDefault="00F96932" w:rsidP="00F96932">
      <w:pPr>
        <w:pStyle w:val="Thesistext"/>
        <w:widowControl w:val="0"/>
        <w:spacing w:after="0"/>
        <w:ind w:firstLine="0"/>
      </w:pPr>
      <w:r>
        <w:rPr>
          <w:i/>
        </w:rPr>
        <w:t xml:space="preserve">The </w:t>
      </w:r>
      <w:r w:rsidR="00967B54">
        <w:rPr>
          <w:i/>
        </w:rPr>
        <w:t>s</w:t>
      </w:r>
      <w:r>
        <w:rPr>
          <w:i/>
        </w:rPr>
        <w:t xml:space="preserve">ample </w:t>
      </w:r>
      <w:r w:rsidR="00AD056D">
        <w:rPr>
          <w:i/>
        </w:rPr>
        <w:t>path</w:t>
      </w:r>
      <w:r>
        <w:rPr>
          <w:i/>
        </w:rPr>
        <w:t xml:space="preserve">s, </w:t>
      </w:r>
      <w:proofErr w:type="spellStart"/>
      <w:r>
        <w:rPr>
          <w:b/>
        </w:rPr>
        <w:t>w</w:t>
      </w:r>
      <w:r w:rsidR="009F0316">
        <w:rPr>
          <w:i/>
          <w:vertAlign w:val="superscript"/>
        </w:rPr>
        <w:t>m</w:t>
      </w:r>
      <w:r w:rsidR="007B5B56" w:rsidRPr="002F35F4">
        <w:rPr>
          <w:i/>
          <w:vertAlign w:val="superscript"/>
        </w:rPr>
        <w:t>n</w:t>
      </w:r>
      <w:proofErr w:type="spellEnd"/>
    </w:p>
    <w:p w:rsidR="00564F2A" w:rsidRPr="00C31F1F" w:rsidRDefault="00F96932" w:rsidP="00F96932">
      <w:pPr>
        <w:pStyle w:val="Thesistext"/>
        <w:widowControl w:val="0"/>
        <w:spacing w:after="0"/>
      </w:pPr>
      <w:r>
        <w:t xml:space="preserve">We generated a set of </w:t>
      </w:r>
      <w:r>
        <w:rPr>
          <w:i/>
        </w:rPr>
        <w:t>N</w:t>
      </w:r>
      <w:r w:rsidR="00CA609E">
        <w:rPr>
          <w:i/>
        </w:rPr>
        <w:t xml:space="preserve"> </w:t>
      </w:r>
      <w:r>
        <w:t>=</w:t>
      </w:r>
      <w:r w:rsidR="00CA609E">
        <w:t xml:space="preserve"> </w:t>
      </w:r>
      <w:r w:rsidR="006F04E7">
        <w:t>50</w:t>
      </w:r>
      <w:r w:rsidR="00575DE8">
        <w:t xml:space="preserve"> </w:t>
      </w:r>
      <w:r w:rsidRPr="002E3AC5">
        <w:t>sample</w:t>
      </w:r>
      <w:r>
        <w:t xml:space="preserve"> </w:t>
      </w:r>
      <w:r w:rsidR="00AD056D">
        <w:t>path</w:t>
      </w:r>
      <w:r>
        <w:t xml:space="preserve">s </w:t>
      </w:r>
      <w:r w:rsidR="007B5B56">
        <w:t xml:space="preserve">for </w:t>
      </w:r>
      <w:r w:rsidR="00FB450A">
        <w:t xml:space="preserve">each of </w:t>
      </w:r>
      <w:r w:rsidR="007B5B56">
        <w:rPr>
          <w:i/>
        </w:rPr>
        <w:t>M</w:t>
      </w:r>
      <w:r w:rsidR="007B5B56">
        <w:t xml:space="preserve"> = </w:t>
      </w:r>
      <w:r w:rsidR="006F04E7">
        <w:t>500</w:t>
      </w:r>
      <w:r w:rsidR="007B5B56">
        <w:t xml:space="preserve"> </w:t>
      </w:r>
      <w:r w:rsidR="006F04E7">
        <w:t xml:space="preserve">fires of interest </w:t>
      </w:r>
      <w:r w:rsidR="007B5B56">
        <w:t xml:space="preserve">at time </w:t>
      </w:r>
      <w:r w:rsidR="007B5B56">
        <w:rPr>
          <w:i/>
        </w:rPr>
        <w:t>t</w:t>
      </w:r>
      <w:r w:rsidR="007B5B56">
        <w:t xml:space="preserve"> = 0 </w:t>
      </w:r>
      <w:r>
        <w:t xml:space="preserve">with a time horizon of </w:t>
      </w:r>
      <w:r>
        <w:rPr>
          <w:i/>
        </w:rPr>
        <w:t>T</w:t>
      </w:r>
      <w:r w:rsidR="00CA609E">
        <w:rPr>
          <w:i/>
        </w:rPr>
        <w:t xml:space="preserve"> </w:t>
      </w:r>
      <w:r>
        <w:t>=</w:t>
      </w:r>
      <w:r w:rsidR="00CA609E">
        <w:t xml:space="preserve"> </w:t>
      </w:r>
      <w:r>
        <w:t xml:space="preserve">100 </w:t>
      </w:r>
      <w:r w:rsidR="006F04E7">
        <w:t xml:space="preserve">and </w:t>
      </w:r>
      <w:r>
        <w:t>one-year time periods</w:t>
      </w:r>
      <w:r w:rsidR="003971F3">
        <w:rPr>
          <w:rStyle w:val="EndnoteReference"/>
        </w:rPr>
        <w:endnoteReference w:id="1"/>
      </w:r>
      <w:r>
        <w:t>.</w:t>
      </w:r>
      <w:r w:rsidR="00065C75">
        <w:t xml:space="preserve"> </w:t>
      </w:r>
      <w:r>
        <w:t xml:space="preserve"> </w:t>
      </w:r>
      <w:r w:rsidR="004C0FD9">
        <w:t>Each</w:t>
      </w:r>
      <w:r w:rsidR="00427477">
        <w:t xml:space="preserve"> sample </w:t>
      </w:r>
      <w:r w:rsidR="00AD056D">
        <w:t>path</w:t>
      </w:r>
      <w:r w:rsidR="004C0FD9">
        <w:t xml:space="preserve">, </w:t>
      </w:r>
      <w:proofErr w:type="spellStart"/>
      <w:r w:rsidR="004C0FD9">
        <w:rPr>
          <w:b/>
        </w:rPr>
        <w:t>w</w:t>
      </w:r>
      <w:r w:rsidR="009F0316">
        <w:rPr>
          <w:i/>
          <w:vertAlign w:val="superscript"/>
        </w:rPr>
        <w:t>m</w:t>
      </w:r>
      <w:r w:rsidR="007B5B56">
        <w:rPr>
          <w:i/>
          <w:vertAlign w:val="superscript"/>
        </w:rPr>
        <w:t>n</w:t>
      </w:r>
      <w:proofErr w:type="spellEnd"/>
      <w:r w:rsidR="004C0FD9">
        <w:t>,</w:t>
      </w:r>
      <w:r w:rsidR="00427477">
        <w:t xml:space="preserve"> must contain realizations of the random variables that drive </w:t>
      </w:r>
      <w:r w:rsidR="00894807">
        <w:t>FARSITE</w:t>
      </w:r>
      <w:r w:rsidR="007B5B56">
        <w:t xml:space="preserve"> for each fire</w:t>
      </w:r>
      <w:ins w:id="18" w:author="Houtman, Rachel" w:date="2013-01-02T15:26:00Z">
        <w:r w:rsidR="004A7FBD">
          <w:t>, including the fire of interest</w:t>
        </w:r>
      </w:ins>
      <w:r w:rsidR="00F65832">
        <w:t>.</w:t>
      </w:r>
      <w:r w:rsidR="00C22C10">
        <w:t xml:space="preserve"> For each fire of interest, the information described in </w:t>
      </w:r>
      <w:r w:rsidR="00C22C10" w:rsidRPr="00BF4538">
        <w:rPr>
          <w:i/>
        </w:rPr>
        <w:t>w</w:t>
      </w:r>
      <w:r w:rsidR="00C22C10" w:rsidRPr="00C22C10">
        <w:rPr>
          <w:i/>
          <w:vertAlign w:val="subscript"/>
        </w:rPr>
        <w:t>0</w:t>
      </w:r>
      <w:r w:rsidR="00C22C10">
        <w:rPr>
          <w:i/>
          <w:vertAlign w:val="superscript"/>
        </w:rPr>
        <w:t>m</w:t>
      </w:r>
      <w:r w:rsidR="00C22C10">
        <w:t xml:space="preserve"> is held constant across the 50 futures</w:t>
      </w:r>
      <w:r w:rsidR="00E8661B">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mn</m:t>
            </m:r>
          </m:sup>
        </m:sSubSup>
        <m:r>
          <w:rPr>
            <w:rFonts w:ascii="Cambria Math" w:hAnsi="Cambria Math"/>
          </w:rPr>
          <m:t>, t=1…T-1,</m:t>
        </m:r>
      </m:oMath>
      <w:r w:rsidR="00BF4538">
        <w:t xml:space="preserve"> </w:t>
      </w:r>
      <w:r w:rsidR="00C22C10">
        <w:t xml:space="preserve">for each value </w:t>
      </w:r>
      <w:r w:rsidR="00C22C10">
        <w:rPr>
          <w:i/>
        </w:rPr>
        <w:t>n = 0…</w:t>
      </w:r>
      <w:ins w:id="19" w:author="Houtman, Rachel" w:date="2013-01-09T11:33:00Z">
        <w:r w:rsidR="00E97A19">
          <w:rPr>
            <w:i/>
          </w:rPr>
          <w:t>49</w:t>
        </w:r>
      </w:ins>
      <w:del w:id="20" w:author="Houtman, Rachel" w:date="2013-01-09T11:32:00Z">
        <w:r w:rsidR="00C22C10" w:rsidDel="00E97A19">
          <w:rPr>
            <w:i/>
          </w:rPr>
          <w:delText>50</w:delText>
        </w:r>
      </w:del>
      <w:r w:rsidR="00C22C10">
        <w:rPr>
          <w:i/>
        </w:rPr>
        <w:t>.</w:t>
      </w:r>
      <w:r w:rsidR="00F65832">
        <w:t xml:space="preserve"> </w:t>
      </w:r>
      <w:r w:rsidR="00564F2A">
        <w:t xml:space="preserve">These </w:t>
      </w:r>
      <w:ins w:id="21" w:author="Houtman, Rachel" w:date="2013-01-02T15:26:00Z">
        <w:r w:rsidR="004A7FBD">
          <w:t xml:space="preserve">variables </w:t>
        </w:r>
      </w:ins>
      <w:r w:rsidR="00564F2A">
        <w:t xml:space="preserve">include the location of ignitions on the landscape, daily weather observations of </w:t>
      </w:r>
      <w:r w:rsidR="009E32E3">
        <w:t xml:space="preserve">maximum and minimum temperature, relative humidity, </w:t>
      </w:r>
      <w:r w:rsidR="00FB450A">
        <w:t xml:space="preserve">and </w:t>
      </w:r>
      <w:r w:rsidR="009E32E3">
        <w:t xml:space="preserve">precipitation, </w:t>
      </w:r>
      <w:r w:rsidR="00FB450A">
        <w:t xml:space="preserve">and </w:t>
      </w:r>
      <w:r w:rsidR="009E32E3">
        <w:t xml:space="preserve">hourly wind speed, wind direction, and cloud cover. The weather prior to the fire is </w:t>
      </w:r>
      <w:r w:rsidR="00D4024C">
        <w:t xml:space="preserve">employed </w:t>
      </w:r>
      <w:r w:rsidR="009E32E3">
        <w:t xml:space="preserve">to condition fuel moisture content at the start of the fire. The weather during the fire affects fire spread and </w:t>
      </w:r>
      <w:r w:rsidR="002A3564">
        <w:t>crown fire activity</w:t>
      </w:r>
      <w:r w:rsidR="009E32E3">
        <w:t xml:space="preserve">. </w:t>
      </w:r>
      <w:r w:rsidR="003917D8">
        <w:t>Weather also determines the duration for both suppressed and unsuppressed fires.</w:t>
      </w:r>
    </w:p>
    <w:p w:rsidR="002A3564" w:rsidRDefault="00A06E3D" w:rsidP="0036452C">
      <w:pPr>
        <w:pStyle w:val="Thesistext"/>
        <w:widowControl w:val="0"/>
        <w:spacing w:after="0"/>
      </w:pPr>
      <w:r w:rsidRPr="00C31F1F">
        <w:t xml:space="preserve">Historical hourly wind and weather data </w:t>
      </w:r>
      <w:r w:rsidR="00C31F1F">
        <w:t xml:space="preserve">for </w:t>
      </w:r>
      <w:r w:rsidR="002A3564">
        <w:t xml:space="preserve">the years </w:t>
      </w:r>
      <w:r w:rsidR="002A3564" w:rsidRPr="00BB5250">
        <w:t>19</w:t>
      </w:r>
      <w:r w:rsidR="00894807" w:rsidRPr="00BB5250">
        <w:t>85</w:t>
      </w:r>
      <w:r w:rsidR="002A3564" w:rsidRPr="00BB5250">
        <w:t>-200</w:t>
      </w:r>
      <w:r w:rsidR="00894807" w:rsidRPr="00BB5250">
        <w:t>9</w:t>
      </w:r>
      <w:r w:rsidR="002A3564" w:rsidRPr="00BB5250">
        <w:t xml:space="preserve"> were</w:t>
      </w:r>
      <w:r w:rsidR="002A3564">
        <w:t xml:space="preserve"> obtained for</w:t>
      </w:r>
      <w:r w:rsidRPr="00C31F1F">
        <w:t xml:space="preserve"> the </w:t>
      </w:r>
      <w:r w:rsidRPr="00C31F1F">
        <w:lastRenderedPageBreak/>
        <w:t xml:space="preserve">closest remote automated weather station (RAWS), Cabin Lake, from the Western Regional Climate </w:t>
      </w:r>
      <w:r w:rsidRPr="00BB5250">
        <w:t>Center</w:t>
      </w:r>
      <w:r w:rsidR="002A3564" w:rsidRPr="00BB5250">
        <w:t xml:space="preserve"> (</w:t>
      </w:r>
      <w:r w:rsidR="00D24803" w:rsidRPr="00BB5250">
        <w:t>WRCC</w:t>
      </w:r>
      <w:r w:rsidR="0080380F">
        <w:t xml:space="preserve"> 2011</w:t>
      </w:r>
      <w:r w:rsidR="00D24803">
        <w:t>).</w:t>
      </w:r>
      <w:r w:rsidRPr="00C31F1F">
        <w:t xml:space="preserve"> </w:t>
      </w:r>
      <w:r w:rsidR="002A3564">
        <w:t>We drew a weather stream for the entire fire season from this set of 2</w:t>
      </w:r>
      <w:r w:rsidR="000A0220">
        <w:t>5</w:t>
      </w:r>
      <w:r w:rsidR="002A3564">
        <w:t xml:space="preserve"> observations. The weather that influences a particular fire depends on when the ignition occurs during the fire season. </w:t>
      </w:r>
    </w:p>
    <w:p w:rsidR="00BB5250" w:rsidRDefault="002A3564" w:rsidP="00523A06">
      <w:pPr>
        <w:pStyle w:val="Thesistext"/>
        <w:widowControl w:val="0"/>
        <w:spacing w:after="0"/>
      </w:pPr>
      <w:r>
        <w:t xml:space="preserve">Historical ignition data were obtained from the Deschutes National Forest Supervisor’s office in Bend, Oregon (Lauren Miller, personal </w:t>
      </w:r>
      <w:r w:rsidRPr="00BB5250">
        <w:t xml:space="preserve">communication, </w:t>
      </w:r>
      <w:r w:rsidR="00894807" w:rsidRPr="00BB5250">
        <w:t>July 23, 2010</w:t>
      </w:r>
      <w:r w:rsidRPr="00BB5250">
        <w:t>)</w:t>
      </w:r>
      <w:r w:rsidR="00D4024C">
        <w:t xml:space="preserve">.These </w:t>
      </w:r>
      <w:r>
        <w:t>include location</w:t>
      </w:r>
      <w:r w:rsidR="009A4E6C">
        <w:t>s</w:t>
      </w:r>
      <w:r>
        <w:t xml:space="preserve"> and dates </w:t>
      </w:r>
      <w:r w:rsidR="00E65E58">
        <w:t xml:space="preserve">of </w:t>
      </w:r>
      <w:r>
        <w:t>ignitions for the years 19</w:t>
      </w:r>
      <w:r w:rsidR="00934AE0">
        <w:t>8</w:t>
      </w:r>
      <w:r w:rsidR="00F755A0">
        <w:t>5</w:t>
      </w:r>
      <w:r>
        <w:t xml:space="preserve">-2009. </w:t>
      </w:r>
      <w:r w:rsidR="00670F8C">
        <w:t xml:space="preserve">There </w:t>
      </w:r>
      <w:r w:rsidR="00D657CA">
        <w:t>was</w:t>
      </w:r>
      <w:r w:rsidR="00670F8C">
        <w:t xml:space="preserve"> an average of 13 ignitions per year in the study area.</w:t>
      </w:r>
      <w:r w:rsidR="00724846">
        <w:t xml:space="preserve"> Ignition </w:t>
      </w:r>
      <w:r w:rsidR="00A06E3D" w:rsidRPr="00C31F1F">
        <w:t xml:space="preserve">variables were </w:t>
      </w:r>
      <w:r w:rsidR="00C67861">
        <w:t>derived</w:t>
      </w:r>
      <w:r w:rsidR="00A06E3D" w:rsidRPr="00C31F1F">
        <w:t xml:space="preserve"> from</w:t>
      </w:r>
      <w:r w:rsidR="00724846">
        <w:t xml:space="preserve"> the following</w:t>
      </w:r>
      <w:r w:rsidR="00A06E3D" w:rsidRPr="00C31F1F">
        <w:t xml:space="preserve"> historical </w:t>
      </w:r>
      <w:r w:rsidR="00CB5F40">
        <w:t xml:space="preserve">ignition </w:t>
      </w:r>
      <w:r w:rsidR="00A06E3D" w:rsidRPr="00C31F1F">
        <w:t>frequencies over the 2</w:t>
      </w:r>
      <w:r w:rsidR="009A4E6C">
        <w:t>5</w:t>
      </w:r>
      <w:r w:rsidR="00A06E3D" w:rsidRPr="00C31F1F">
        <w:t>-year data set: number of days each year on which at least one ignition occurred,</w:t>
      </w:r>
      <w:r w:rsidR="00CB5F40">
        <w:t xml:space="preserve"> </w:t>
      </w:r>
      <w:r w:rsidR="001C2B6B" w:rsidRPr="00C31F1F">
        <w:t>(average of 9 per year with a range from 4 to 19), dates of ignition days,</w:t>
      </w:r>
      <w:r w:rsidR="00C53750">
        <w:t xml:space="preserve"> and</w:t>
      </w:r>
      <w:r w:rsidR="001C2B6B" w:rsidRPr="00C31F1F">
        <w:t xml:space="preserve"> number of ignitions per ignition day (average 1</w:t>
      </w:r>
      <w:r w:rsidR="000A199B">
        <w:t>.</w:t>
      </w:r>
      <w:r w:rsidR="0099298F">
        <w:t>4</w:t>
      </w:r>
      <w:r w:rsidR="00B834F6">
        <w:t>9</w:t>
      </w:r>
      <w:r w:rsidR="001C2B6B" w:rsidRPr="00C31F1F">
        <w:t xml:space="preserve"> with a range from 1 to 8)</w:t>
      </w:r>
      <w:r w:rsidR="00454955">
        <w:t xml:space="preserve">. This resulted in </w:t>
      </w:r>
      <w:r w:rsidR="00670F8C">
        <w:t>an average of 1</w:t>
      </w:r>
      <w:r w:rsidR="0036452C">
        <w:t>5</w:t>
      </w:r>
      <w:r w:rsidR="00670F8C">
        <w:t xml:space="preserve"> ignitions per year in the sample </w:t>
      </w:r>
      <w:r w:rsidR="00AD056D">
        <w:t>path</w:t>
      </w:r>
      <w:r w:rsidR="00670F8C">
        <w:t>s</w:t>
      </w:r>
      <w:r w:rsidR="0036452C">
        <w:t xml:space="preserve"> (slightly more than the historical average to account for those that are located in areas</w:t>
      </w:r>
      <w:r w:rsidR="00660EF7">
        <w:t xml:space="preserve"> with no burnable fuel</w:t>
      </w:r>
      <w:r w:rsidR="0036452C">
        <w:t>)</w:t>
      </w:r>
      <w:r w:rsidR="00670F8C">
        <w:t>.</w:t>
      </w:r>
      <w:r w:rsidR="00C67861">
        <w:t xml:space="preserve"> In order to check the validity of the simulated values, t</w:t>
      </w:r>
      <w:r w:rsidR="002628BE">
        <w:t>wo measures of fire weather severity, energy release component (ERC) and spread component</w:t>
      </w:r>
      <w:r w:rsidR="00D4024C">
        <w:t>,</w:t>
      </w:r>
      <w:r w:rsidR="002628BE">
        <w:t xml:space="preserve"> were compared between the </w:t>
      </w:r>
      <w:r w:rsidR="007161BA">
        <w:t>historical and simulated ignitions</w:t>
      </w:r>
      <w:r w:rsidR="00CB0504">
        <w:t xml:space="preserve">. </w:t>
      </w:r>
      <w:r w:rsidR="00D44C71" w:rsidRPr="00D84351">
        <w:t xml:space="preserve">Spread component is an indicator of potential </w:t>
      </w:r>
      <w:r w:rsidR="00D44C71" w:rsidRPr="00D84351">
        <w:rPr>
          <w:i/>
        </w:rPr>
        <w:t>fire spread rate</w:t>
      </w:r>
      <w:r w:rsidR="00D44C71" w:rsidRPr="00D84351">
        <w:t xml:space="preserve"> based on wind and weather</w:t>
      </w:r>
      <w:r w:rsidR="00D4024C" w:rsidRPr="00D84351">
        <w:t>,</w:t>
      </w:r>
      <w:r w:rsidR="00D44C71" w:rsidRPr="00D84351">
        <w:t xml:space="preserve"> and ERC is a measure of </w:t>
      </w:r>
      <w:r w:rsidR="00D44C71" w:rsidRPr="00D84351">
        <w:rPr>
          <w:i/>
        </w:rPr>
        <w:t>expected energy release</w:t>
      </w:r>
      <w:r w:rsidR="00D44C71" w:rsidRPr="00D84351">
        <w:t xml:space="preserve"> based on fuel moisture content (Bradshaw </w:t>
      </w:r>
      <w:r w:rsidR="00D44C71" w:rsidRPr="00D84351">
        <w:rPr>
          <w:i/>
        </w:rPr>
        <w:t>et al</w:t>
      </w:r>
      <w:r w:rsidR="00D44C71" w:rsidRPr="00D84351">
        <w:t xml:space="preserve">. 1984). </w:t>
      </w:r>
      <w:r w:rsidR="00CB0504">
        <w:t>The average values for ERC and spread component in the simulation fell within one percentage point of the historical values</w:t>
      </w:r>
      <w:r w:rsidR="00BB5250">
        <w:t>.</w:t>
      </w:r>
    </w:p>
    <w:p w:rsidR="001C2B6B" w:rsidRPr="00D84351" w:rsidRDefault="00CB5F40" w:rsidP="0036452C">
      <w:pPr>
        <w:pStyle w:val="Thesistext"/>
        <w:widowControl w:val="0"/>
        <w:spacing w:after="0"/>
      </w:pPr>
      <w:r>
        <w:t>Approximately 98% of all</w:t>
      </w:r>
      <w:r w:rsidR="001C2B6B" w:rsidRPr="00C31F1F">
        <w:t xml:space="preserve"> ignitions </w:t>
      </w:r>
      <w:r>
        <w:t xml:space="preserve">in the forests of the northern Rockies and the east Cascade Range </w:t>
      </w:r>
      <w:r w:rsidR="001C2B6B" w:rsidRPr="00C31F1F">
        <w:t>for which suppression is attempted are contained by initial attack (</w:t>
      </w:r>
      <w:r w:rsidR="00DA1317" w:rsidRPr="00C31F1F">
        <w:t xml:space="preserve">Mark Finney, </w:t>
      </w:r>
      <w:r w:rsidR="001C2B6B" w:rsidRPr="00C31F1F">
        <w:t>personal communication</w:t>
      </w:r>
      <w:r w:rsidR="00DA1317">
        <w:t>,</w:t>
      </w:r>
      <w:r w:rsidR="001C2B6B" w:rsidRPr="00C31F1F">
        <w:t xml:space="preserve"> February 4, 2011). </w:t>
      </w:r>
      <w:r w:rsidR="001F3CAC" w:rsidRPr="00CD5354">
        <w:t>As a result, o</w:t>
      </w:r>
      <w:r w:rsidR="001C2B6B" w:rsidRPr="00CD5354">
        <w:t xml:space="preserve">nly the 2% </w:t>
      </w:r>
      <w:r w:rsidR="000A199B" w:rsidRPr="00CD5354">
        <w:t xml:space="preserve">of suppressed fires </w:t>
      </w:r>
      <w:r w:rsidR="001C2B6B" w:rsidRPr="00CD5354">
        <w:t>that escape initial attack spread on the landscape</w:t>
      </w:r>
      <w:r w:rsidR="00CD5354">
        <w:t>,</w:t>
      </w:r>
      <w:r w:rsidR="001C2B6B" w:rsidRPr="00CD5354">
        <w:t xml:space="preserve"> </w:t>
      </w:r>
      <w:r w:rsidR="00CD5354">
        <w:t>requiring the</w:t>
      </w:r>
      <w:r w:rsidR="0008340F" w:rsidRPr="00CD5354">
        <w:t xml:space="preserve"> </w:t>
      </w:r>
      <w:r w:rsidR="00660EF7" w:rsidRPr="00CD5354">
        <w:t>simulat</w:t>
      </w:r>
      <w:r w:rsidR="00CD5354">
        <w:t>or</w:t>
      </w:r>
      <w:r w:rsidR="00660EF7" w:rsidRPr="00CD5354">
        <w:t xml:space="preserve"> </w:t>
      </w:r>
      <w:r w:rsidR="00C47AF4" w:rsidRPr="00CD5354">
        <w:t xml:space="preserve">to determine </w:t>
      </w:r>
      <w:r w:rsidR="00660EF7" w:rsidRPr="00CD5354">
        <w:t xml:space="preserve">fire </w:t>
      </w:r>
      <w:r w:rsidR="00C47AF4" w:rsidRPr="00CD5354">
        <w:t>size</w:t>
      </w:r>
      <w:r w:rsidR="001F3CAC" w:rsidRPr="00CD5354">
        <w:t xml:space="preserve">. </w:t>
      </w:r>
      <w:r w:rsidR="0008340F" w:rsidRPr="00C31F1F">
        <w:lastRenderedPageBreak/>
        <w:t>Because m</w:t>
      </w:r>
      <w:r w:rsidR="001C2B6B" w:rsidRPr="00D84351">
        <w:t>ost ignitions escape initial attack during weather events in which fire spread rates are high and fuel moisture is low</w:t>
      </w:r>
      <w:r w:rsidR="0008340F" w:rsidRPr="00D84351">
        <w:t xml:space="preserve">, we drew spreading ignitions from the subset of ignitions that occurred on days for which spread component and </w:t>
      </w:r>
      <w:r w:rsidRPr="00D84351">
        <w:t>ERC</w:t>
      </w:r>
      <w:r w:rsidR="0008340F" w:rsidRPr="00D84351">
        <w:t xml:space="preserve"> both exceeded the 90</w:t>
      </w:r>
      <w:r w:rsidR="0008340F" w:rsidRPr="00D84351">
        <w:rPr>
          <w:vertAlign w:val="superscript"/>
        </w:rPr>
        <w:t>th</w:t>
      </w:r>
      <w:r w:rsidR="0008340F" w:rsidRPr="00D84351">
        <w:t xml:space="preserve"> percentile. </w:t>
      </w:r>
      <w:r w:rsidR="00D4024C" w:rsidRPr="00D84351">
        <w:t xml:space="preserve">To achieve </w:t>
      </w:r>
      <w:r w:rsidR="0008340F" w:rsidRPr="00D84351">
        <w:t>a total probability of escape equal to</w:t>
      </w:r>
      <w:r w:rsidR="00454955">
        <w:t xml:space="preserve"> approximately</w:t>
      </w:r>
      <w:r w:rsidR="0008340F" w:rsidRPr="00D84351">
        <w:t xml:space="preserve"> 2%, </w:t>
      </w:r>
      <w:r w:rsidR="00D4024C" w:rsidRPr="00D84351">
        <w:t xml:space="preserve">the </w:t>
      </w:r>
      <w:r w:rsidR="0008340F" w:rsidRPr="00D84351">
        <w:t xml:space="preserve">probability of escape conditional on fire weather severity for our sample was </w:t>
      </w:r>
      <w:r w:rsidR="00D4024C" w:rsidRPr="00D84351">
        <w:t xml:space="preserve">set to </w:t>
      </w:r>
      <w:r w:rsidR="00572ED9">
        <w:t>64</w:t>
      </w:r>
      <w:r w:rsidR="0008340F" w:rsidRPr="00D84351">
        <w:t>%</w:t>
      </w:r>
      <w:r w:rsidR="001C2B6B" w:rsidRPr="00D84351">
        <w:t xml:space="preserve">. </w:t>
      </w:r>
      <w:r w:rsidR="00471CCE" w:rsidRPr="00D84351">
        <w:t xml:space="preserve">The spreading ignitions were </w:t>
      </w:r>
      <w:r w:rsidR="00E91D74" w:rsidRPr="00D84351">
        <w:t>positioned</w:t>
      </w:r>
      <w:r w:rsidR="00471CCE" w:rsidRPr="00D84351">
        <w:t xml:space="preserve"> on the landscape by drawing from a map </w:t>
      </w:r>
      <w:r w:rsidR="00AA1637" w:rsidRPr="00D84351">
        <w:t xml:space="preserve">of ignition probabilities (Figure 2) created from </w:t>
      </w:r>
      <w:r w:rsidR="00280348" w:rsidRPr="00D84351">
        <w:t xml:space="preserve">historical </w:t>
      </w:r>
      <w:r w:rsidR="00AA1637" w:rsidRPr="00D84351">
        <w:t xml:space="preserve">ignition locations using </w:t>
      </w:r>
      <w:r w:rsidR="00111FFA" w:rsidRPr="00D84351">
        <w:t xml:space="preserve">the </w:t>
      </w:r>
      <w:r w:rsidR="00AA1637" w:rsidRPr="00D84351">
        <w:t xml:space="preserve">kernel smoothing </w:t>
      </w:r>
      <w:r w:rsidR="00111FFA" w:rsidRPr="00D84351">
        <w:t xml:space="preserve">function </w:t>
      </w:r>
      <w:r w:rsidR="000A0220" w:rsidRPr="00D84351">
        <w:t xml:space="preserve">in ArcGIS (ESRI </w:t>
      </w:r>
      <w:r w:rsidR="009E6B54" w:rsidRPr="00D84351">
        <w:t>2011</w:t>
      </w:r>
      <w:r w:rsidR="000A0220" w:rsidRPr="00D84351">
        <w:t xml:space="preserve">) </w:t>
      </w:r>
      <w:r w:rsidR="00111FFA" w:rsidRPr="00D84351">
        <w:t>with a bandwidth of 4000 m</w:t>
      </w:r>
      <w:r w:rsidR="00A41B7B" w:rsidRPr="00D84351">
        <w:t>.</w:t>
      </w:r>
      <w:r w:rsidR="00280348" w:rsidRPr="00D84351">
        <w:t xml:space="preserve"> The </w:t>
      </w:r>
      <w:r w:rsidR="00834DB0">
        <w:t>fire of interest</w:t>
      </w:r>
      <w:r w:rsidR="00280348" w:rsidRPr="00D84351">
        <w:t xml:space="preserve">, which is allowed to burn in the let-burn scenario, was also assigned a location so that it could be simulated in </w:t>
      </w:r>
      <w:r w:rsidR="00280348">
        <w:t>FARSITE</w:t>
      </w:r>
      <w:r w:rsidR="00280348" w:rsidRPr="00D84351">
        <w:t>.</w:t>
      </w:r>
    </w:p>
    <w:p w:rsidR="0036452C" w:rsidRDefault="00471CCE" w:rsidP="0036452C">
      <w:pPr>
        <w:pStyle w:val="Thesistext"/>
        <w:widowControl w:val="0"/>
        <w:spacing w:after="0"/>
      </w:pPr>
      <w:r w:rsidRPr="00C31F1F">
        <w:t>Fire duration</w:t>
      </w:r>
      <w:r w:rsidR="002F52BD">
        <w:t xml:space="preserve"> for spreading ignitions under suppression</w:t>
      </w:r>
      <w:r w:rsidRPr="00C31F1F">
        <w:t xml:space="preserve"> </w:t>
      </w:r>
      <w:r w:rsidR="002F52BD">
        <w:t>was determined</w:t>
      </w:r>
      <w:r w:rsidR="0073332C" w:rsidRPr="00C31F1F">
        <w:t xml:space="preserve"> </w:t>
      </w:r>
      <w:r w:rsidRPr="00C31F1F">
        <w:t>using a regression model of the probability of containment o</w:t>
      </w:r>
      <w:r w:rsidR="00670F8C">
        <w:t>n</w:t>
      </w:r>
      <w:r w:rsidRPr="00C31F1F">
        <w:t xml:space="preserve"> a given day as a function of </w:t>
      </w:r>
      <w:r w:rsidR="0073332C" w:rsidRPr="00C31F1F">
        <w:t xml:space="preserve">whether </w:t>
      </w:r>
      <w:r w:rsidR="00A90846">
        <w:t xml:space="preserve">or not </w:t>
      </w:r>
      <w:r w:rsidR="0073332C" w:rsidRPr="00C31F1F">
        <w:t>this was a spreading day (</w:t>
      </w:r>
      <w:r w:rsidR="008C7F67">
        <w:t xml:space="preserve">i.e. </w:t>
      </w:r>
      <w:r w:rsidR="0073332C" w:rsidRPr="00C31F1F">
        <w:t>the spread rate was predicted to be higher than average for that fire</w:t>
      </w:r>
      <w:r w:rsidR="008C7F67">
        <w:t xml:space="preserve"> on that day</w:t>
      </w:r>
      <w:r w:rsidR="00CB5F40">
        <w:t>)</w:t>
      </w:r>
      <w:r w:rsidR="0073332C" w:rsidRPr="00C31F1F">
        <w:t>, the number</w:t>
      </w:r>
      <w:r w:rsidR="008C7F67">
        <w:t xml:space="preserve"> of</w:t>
      </w:r>
      <w:r w:rsidR="0073332C" w:rsidRPr="00C31F1F">
        <w:t xml:space="preserve"> spreading intervals that have occurred to date,</w:t>
      </w:r>
      <w:r w:rsidRPr="00C31F1F">
        <w:t xml:space="preserve"> and</w:t>
      </w:r>
      <w:r w:rsidR="008C7F67">
        <w:t xml:space="preserve"> the</w:t>
      </w:r>
      <w:r w:rsidRPr="00C31F1F">
        <w:t xml:space="preserve"> fuel type (Finney</w:t>
      </w:r>
      <w:r w:rsidR="005F1C36">
        <w:t xml:space="preserve"> </w:t>
      </w:r>
      <w:r w:rsidR="005F1C36" w:rsidRPr="001920F0">
        <w:rPr>
          <w:i/>
        </w:rPr>
        <w:t>et al</w:t>
      </w:r>
      <w:r w:rsidR="005F1C36">
        <w:t>.</w:t>
      </w:r>
      <w:r w:rsidRPr="00C31F1F">
        <w:t xml:space="preserve"> 2009). </w:t>
      </w:r>
      <w:r w:rsidR="0073332C" w:rsidRPr="00C31F1F">
        <w:t xml:space="preserve">By experimenting with the fire spread model </w:t>
      </w:r>
      <w:proofErr w:type="spellStart"/>
      <w:r w:rsidR="0073332C" w:rsidRPr="00C31F1F">
        <w:t>B</w:t>
      </w:r>
      <w:r w:rsidR="001074F2">
        <w:t>ehave</w:t>
      </w:r>
      <w:r w:rsidR="0073332C" w:rsidRPr="00C31F1F">
        <w:t>Plus</w:t>
      </w:r>
      <w:proofErr w:type="spellEnd"/>
      <w:r w:rsidR="0073332C" w:rsidRPr="00C31F1F">
        <w:t xml:space="preserve"> (</w:t>
      </w:r>
      <w:r w:rsidR="001074F2">
        <w:t xml:space="preserve">Andrews </w:t>
      </w:r>
      <w:r w:rsidR="001074F2" w:rsidRPr="001920F0">
        <w:rPr>
          <w:i/>
        </w:rPr>
        <w:t>et al</w:t>
      </w:r>
      <w:r w:rsidR="001074F2">
        <w:t xml:space="preserve">. </w:t>
      </w:r>
      <w:r w:rsidR="005F45FF">
        <w:t>2005)</w:t>
      </w:r>
      <w:proofErr w:type="gramStart"/>
      <w:r w:rsidR="00922A08">
        <w:t>,</w:t>
      </w:r>
      <w:proofErr w:type="gramEnd"/>
      <w:r w:rsidR="0073332C" w:rsidRPr="00C31F1F">
        <w:t xml:space="preserve"> we identified a threshold above which a day was a spreading day </w:t>
      </w:r>
      <w:r w:rsidR="00513EBA">
        <w:t xml:space="preserve">in our study area </w:t>
      </w:r>
      <w:r w:rsidR="0073332C" w:rsidRPr="00C31F1F">
        <w:t>define</w:t>
      </w:r>
      <w:r w:rsidR="0073332C">
        <w:t>d by fuel moisture less than 12% and wind speed</w:t>
      </w:r>
      <w:r w:rsidR="008C7F67">
        <w:t xml:space="preserve"> greater than 15 miles per hour. We then </w:t>
      </w:r>
      <w:r w:rsidR="0073332C">
        <w:t xml:space="preserve">classified each day following an ignition accordingly. Suppression success was drawn </w:t>
      </w:r>
      <w:r w:rsidR="002F52BD">
        <w:t xml:space="preserve">according to the regression model </w:t>
      </w:r>
      <w:r w:rsidR="0073332C">
        <w:t xml:space="preserve">for each day following a spreading ignition until the fire was contained. Fires that were </w:t>
      </w:r>
      <w:r w:rsidR="006D581C">
        <w:t>not suppressed</w:t>
      </w:r>
      <w:r w:rsidR="0073332C">
        <w:t xml:space="preserve"> spread until </w:t>
      </w:r>
      <w:r w:rsidR="006D581C">
        <w:t xml:space="preserve">either </w:t>
      </w:r>
      <w:r w:rsidR="0073332C">
        <w:t>a fire-ending weather event (</w:t>
      </w:r>
      <w:r w:rsidR="009A4E6C">
        <w:t xml:space="preserve">which we </w:t>
      </w:r>
      <w:r w:rsidR="0073332C">
        <w:t xml:space="preserve">defined as a day when both spread component and ERC fell below the </w:t>
      </w:r>
      <w:r w:rsidR="00454955">
        <w:t>2</w:t>
      </w:r>
      <w:r w:rsidR="0073332C">
        <w:t>0</w:t>
      </w:r>
      <w:r w:rsidR="0073332C" w:rsidRPr="0073332C">
        <w:rPr>
          <w:vertAlign w:val="superscript"/>
        </w:rPr>
        <w:t>th</w:t>
      </w:r>
      <w:r w:rsidR="0073332C">
        <w:t xml:space="preserve"> percentile) or the end of the fire season (which we set at October 31 based on historical records)</w:t>
      </w:r>
      <w:r w:rsidR="00CC580E">
        <w:t xml:space="preserve"> occurred</w:t>
      </w:r>
      <w:r w:rsidR="0073332C">
        <w:t>.</w:t>
      </w:r>
      <w:r w:rsidR="0073332C" w:rsidRPr="0073332C">
        <w:t xml:space="preserve"> </w:t>
      </w:r>
    </w:p>
    <w:p w:rsidR="00967B54" w:rsidRDefault="00967B54" w:rsidP="0036452C">
      <w:pPr>
        <w:pStyle w:val="Thesistext"/>
        <w:widowControl w:val="0"/>
        <w:spacing w:after="0"/>
      </w:pPr>
    </w:p>
    <w:p w:rsidR="00294DE2" w:rsidRPr="00ED06D8" w:rsidRDefault="00294DE2" w:rsidP="00294DE2">
      <w:pPr>
        <w:pStyle w:val="Thesistext"/>
        <w:widowControl w:val="0"/>
        <w:spacing w:after="0"/>
        <w:ind w:firstLine="0"/>
      </w:pPr>
      <w:r>
        <w:rPr>
          <w:i/>
        </w:rPr>
        <w:t xml:space="preserve">The </w:t>
      </w:r>
      <w:r w:rsidR="00967B54">
        <w:rPr>
          <w:i/>
        </w:rPr>
        <w:t>s</w:t>
      </w:r>
      <w:r>
        <w:rPr>
          <w:i/>
        </w:rPr>
        <w:t>tate-</w:t>
      </w:r>
      <w:r w:rsidR="00967B54">
        <w:rPr>
          <w:i/>
        </w:rPr>
        <w:t>t</w:t>
      </w:r>
      <w:r>
        <w:rPr>
          <w:i/>
        </w:rPr>
        <w:t xml:space="preserve">ransition </w:t>
      </w:r>
      <w:r w:rsidR="00967B54">
        <w:rPr>
          <w:i/>
        </w:rPr>
        <w:t>m</w:t>
      </w:r>
      <w:r>
        <w:rPr>
          <w:i/>
        </w:rPr>
        <w:t xml:space="preserve">odel, </w:t>
      </w:r>
      <w:proofErr w:type="gramStart"/>
      <w:r w:rsidR="00E05BE3" w:rsidRPr="009D1FEF">
        <w:rPr>
          <w:i/>
          <w:szCs w:val="24"/>
        </w:rPr>
        <w:t>S</w:t>
      </w:r>
      <w:r w:rsidR="00E05BE3" w:rsidRPr="00F27EFC">
        <w:rPr>
          <w:szCs w:val="24"/>
        </w:rPr>
        <w:t>(</w:t>
      </w:r>
      <w:proofErr w:type="spellStart"/>
      <w:proofErr w:type="gramEnd"/>
      <w:r w:rsidR="00E05BE3" w:rsidRPr="009D1FEF">
        <w:rPr>
          <w:i/>
          <w:szCs w:val="24"/>
        </w:rPr>
        <w:t>s</w:t>
      </w:r>
      <w:r w:rsidR="00E05BE3" w:rsidRPr="009D1FEF">
        <w:rPr>
          <w:i/>
          <w:szCs w:val="24"/>
          <w:vertAlign w:val="subscript"/>
        </w:rPr>
        <w:t>t</w:t>
      </w:r>
      <w:r w:rsidR="00E05BE3" w:rsidRPr="009D1FEF">
        <w:rPr>
          <w:i/>
          <w:szCs w:val="24"/>
        </w:rPr>
        <w:t>,w</w:t>
      </w:r>
      <w:r w:rsidR="00E05BE3" w:rsidRPr="009D1FEF">
        <w:rPr>
          <w:i/>
          <w:szCs w:val="24"/>
          <w:vertAlign w:val="subscript"/>
        </w:rPr>
        <w:t>t</w:t>
      </w:r>
      <w:proofErr w:type="spellEnd"/>
      <w:r w:rsidR="00E05BE3" w:rsidRPr="009D1FEF">
        <w:rPr>
          <w:i/>
          <w:szCs w:val="24"/>
          <w:vertAlign w:val="subscript"/>
        </w:rPr>
        <w:t xml:space="preserve"> </w:t>
      </w:r>
      <w:r w:rsidR="00E05BE3">
        <w:rPr>
          <w:i/>
          <w:szCs w:val="24"/>
        </w:rPr>
        <w:t>,</w:t>
      </w:r>
      <w:proofErr w:type="spellStart"/>
      <w:r w:rsidR="00E05BE3" w:rsidRPr="009D1FEF">
        <w:rPr>
          <w:i/>
          <w:szCs w:val="24"/>
        </w:rPr>
        <w:t>x</w:t>
      </w:r>
      <w:r w:rsidR="00E05BE3">
        <w:rPr>
          <w:i/>
          <w:szCs w:val="24"/>
          <w:vertAlign w:val="subscript"/>
        </w:rPr>
        <w:t>t</w:t>
      </w:r>
      <w:proofErr w:type="spellEnd"/>
      <w:r w:rsidR="00E05BE3" w:rsidRPr="00F27EFC">
        <w:rPr>
          <w:szCs w:val="24"/>
        </w:rPr>
        <w:t>)</w:t>
      </w:r>
    </w:p>
    <w:p w:rsidR="001066B7" w:rsidRPr="006243DA" w:rsidRDefault="009E32E3" w:rsidP="0036452C">
      <w:pPr>
        <w:pStyle w:val="Thesistext"/>
        <w:widowControl w:val="0"/>
        <w:spacing w:after="0"/>
      </w:pPr>
      <w:r>
        <w:lastRenderedPageBreak/>
        <w:t>T</w:t>
      </w:r>
      <w:r w:rsidR="004C0FD9">
        <w:t xml:space="preserve">he </w:t>
      </w:r>
      <w:r w:rsidR="00F65832">
        <w:t xml:space="preserve">vector of </w:t>
      </w:r>
      <w:r w:rsidR="004C0FD9">
        <w:t xml:space="preserve">state variables for each time period, </w:t>
      </w:r>
      <w:proofErr w:type="spellStart"/>
      <w:r w:rsidR="004C0FD9">
        <w:rPr>
          <w:i/>
        </w:rPr>
        <w:t>s</w:t>
      </w:r>
      <w:r w:rsidR="004C0FD9">
        <w:rPr>
          <w:i/>
          <w:vertAlign w:val="subscript"/>
        </w:rPr>
        <w:t>t</w:t>
      </w:r>
      <w:proofErr w:type="spellEnd"/>
      <w:r w:rsidR="004C0FD9">
        <w:t xml:space="preserve">, must contain </w:t>
      </w:r>
      <w:r w:rsidR="00280348">
        <w:t xml:space="preserve">the </w:t>
      </w:r>
      <w:r w:rsidR="004C0FD9">
        <w:t>attributes of the vegetation</w:t>
      </w:r>
      <w:r w:rsidR="003A1785">
        <w:t xml:space="preserve"> </w:t>
      </w:r>
      <w:r w:rsidR="00791B37">
        <w:t xml:space="preserve">and topography </w:t>
      </w:r>
      <w:r w:rsidR="004C0FD9">
        <w:t xml:space="preserve">that drive </w:t>
      </w:r>
      <w:r w:rsidR="00894807">
        <w:t xml:space="preserve">FARSITE </w:t>
      </w:r>
      <w:r w:rsidR="00791B37">
        <w:t>for each pixel (or cell) on the landscape.</w:t>
      </w:r>
      <w:r w:rsidR="00427477">
        <w:t xml:space="preserve"> </w:t>
      </w:r>
      <w:r w:rsidR="003A1785">
        <w:t>The</w:t>
      </w:r>
      <w:r w:rsidR="00791B37">
        <w:t xml:space="preserve"> vegetation</w:t>
      </w:r>
      <w:r w:rsidR="003A1785">
        <w:t xml:space="preserve"> attributes include vegetation cover type by dominant species, </w:t>
      </w:r>
      <w:r w:rsidR="00513EBA">
        <w:t xml:space="preserve">surface </w:t>
      </w:r>
      <w:r w:rsidR="003A1785">
        <w:t>fuel model (Anderson 1982), and forest canopy percent cover, base height, total height, and bulk density</w:t>
      </w:r>
      <w:r w:rsidR="006107AE">
        <w:t>, output from FFE-FVS (Dixon 2002</w:t>
      </w:r>
      <w:r w:rsidR="001920F0">
        <w:t>;</w:t>
      </w:r>
      <w:r w:rsidR="006107AE">
        <w:t xml:space="preserve"> Keyser 2002)</w:t>
      </w:r>
      <w:r w:rsidR="003A1785">
        <w:t xml:space="preserve">. A </w:t>
      </w:r>
      <w:r w:rsidR="00513EBA">
        <w:t xml:space="preserve">surface </w:t>
      </w:r>
      <w:r w:rsidR="003A1785">
        <w:t xml:space="preserve">fuel model is a representation of surface fuels that allows for broad classification of a wide number of ecosystems for the purpose of modeling wildfire spread. </w:t>
      </w:r>
      <w:r w:rsidR="00D8296E">
        <w:t>Using FFE-FVS, w</w:t>
      </w:r>
      <w:r w:rsidR="00B23FA7">
        <w:t xml:space="preserve">e </w:t>
      </w:r>
      <w:r w:rsidR="00A917EE">
        <w:t>selected</w:t>
      </w:r>
      <w:r w:rsidR="00B23FA7">
        <w:t xml:space="preserve"> a subset of t</w:t>
      </w:r>
      <w:r w:rsidR="008D2638">
        <w:t>he</w:t>
      </w:r>
      <w:r w:rsidR="003A1785">
        <w:t xml:space="preserve"> </w:t>
      </w:r>
      <w:r w:rsidR="00894807">
        <w:t xml:space="preserve">thirteen </w:t>
      </w:r>
      <w:r w:rsidR="003A1785">
        <w:t>fuel models developed by Anderson (1982)</w:t>
      </w:r>
      <w:r w:rsidR="00670F8C">
        <w:t xml:space="preserve"> </w:t>
      </w:r>
      <w:r w:rsidR="00B23FA7">
        <w:t>that apply to our study area</w:t>
      </w:r>
      <w:r w:rsidR="003A1785">
        <w:t>.</w:t>
      </w:r>
      <w:r w:rsidR="00791B37">
        <w:t xml:space="preserve"> The forest canopy fuel attributes are </w:t>
      </w:r>
      <w:r w:rsidR="006A7EA6">
        <w:t>employed</w:t>
      </w:r>
      <w:r w:rsidR="00791B37">
        <w:t xml:space="preserve"> to simulate crown fire behavior</w:t>
      </w:r>
      <w:r w:rsidR="000778B3">
        <w:t xml:space="preserve"> in </w:t>
      </w:r>
      <w:r w:rsidR="00894807">
        <w:t>FARSITE</w:t>
      </w:r>
      <w:r w:rsidR="00791B37">
        <w:t xml:space="preserve">. </w:t>
      </w:r>
      <w:r w:rsidR="006243DA">
        <w:t>The</w:t>
      </w:r>
      <w:r w:rsidR="0036452C">
        <w:t xml:space="preserve"> vegetation attributes</w:t>
      </w:r>
      <w:r w:rsidR="006243DA">
        <w:t xml:space="preserve"> must be updated at the end of each time period. The state-transition model, </w:t>
      </w:r>
      <w:proofErr w:type="gramStart"/>
      <w:r w:rsidR="00E05BE3" w:rsidRPr="009D1FEF">
        <w:rPr>
          <w:i/>
          <w:szCs w:val="24"/>
        </w:rPr>
        <w:t>S</w:t>
      </w:r>
      <w:r w:rsidR="00E05BE3" w:rsidRPr="00F27EFC">
        <w:rPr>
          <w:szCs w:val="24"/>
        </w:rPr>
        <w:t>(</w:t>
      </w:r>
      <w:proofErr w:type="spellStart"/>
      <w:proofErr w:type="gramEnd"/>
      <w:r w:rsidR="00E05BE3" w:rsidRPr="009D1FEF">
        <w:rPr>
          <w:i/>
          <w:szCs w:val="24"/>
        </w:rPr>
        <w:t>s</w:t>
      </w:r>
      <w:r w:rsidR="00E05BE3" w:rsidRPr="009D1FEF">
        <w:rPr>
          <w:i/>
          <w:szCs w:val="24"/>
          <w:vertAlign w:val="subscript"/>
        </w:rPr>
        <w:t>t</w:t>
      </w:r>
      <w:r w:rsidR="00E05BE3" w:rsidRPr="009D1FEF">
        <w:rPr>
          <w:i/>
          <w:szCs w:val="24"/>
        </w:rPr>
        <w:t>,w</w:t>
      </w:r>
      <w:r w:rsidR="00E05BE3" w:rsidRPr="009D1FEF">
        <w:rPr>
          <w:i/>
          <w:szCs w:val="24"/>
          <w:vertAlign w:val="subscript"/>
        </w:rPr>
        <w:t>t</w:t>
      </w:r>
      <w:proofErr w:type="spellEnd"/>
      <w:r w:rsidR="00E05BE3" w:rsidRPr="009D1FEF">
        <w:rPr>
          <w:i/>
          <w:szCs w:val="24"/>
          <w:vertAlign w:val="subscript"/>
        </w:rPr>
        <w:t xml:space="preserve"> </w:t>
      </w:r>
      <w:r w:rsidR="00E05BE3">
        <w:rPr>
          <w:i/>
          <w:szCs w:val="24"/>
        </w:rPr>
        <w:t>,</w:t>
      </w:r>
      <w:proofErr w:type="spellStart"/>
      <w:r w:rsidR="00E05BE3" w:rsidRPr="009D1FEF">
        <w:rPr>
          <w:i/>
          <w:szCs w:val="24"/>
        </w:rPr>
        <w:t>x</w:t>
      </w:r>
      <w:r w:rsidR="00E05BE3">
        <w:rPr>
          <w:i/>
          <w:szCs w:val="24"/>
          <w:vertAlign w:val="subscript"/>
        </w:rPr>
        <w:t>t</w:t>
      </w:r>
      <w:proofErr w:type="spellEnd"/>
      <w:r w:rsidR="00E05BE3" w:rsidRPr="00F27EFC">
        <w:rPr>
          <w:szCs w:val="24"/>
        </w:rPr>
        <w:t>)</w:t>
      </w:r>
      <w:r w:rsidR="00E05BE3">
        <w:rPr>
          <w:szCs w:val="24"/>
        </w:rPr>
        <w:t xml:space="preserve">, </w:t>
      </w:r>
      <w:r w:rsidR="006243DA">
        <w:t xml:space="preserve">guides the transition of </w:t>
      </w:r>
      <w:r w:rsidR="0036452C">
        <w:t>these</w:t>
      </w:r>
      <w:r w:rsidR="00B23FA7">
        <w:t xml:space="preserve"> </w:t>
      </w:r>
      <w:r w:rsidR="0036452C">
        <w:t xml:space="preserve">state </w:t>
      </w:r>
      <w:r w:rsidR="00B23FA7">
        <w:t xml:space="preserve">variables for </w:t>
      </w:r>
      <w:r w:rsidR="006243DA">
        <w:t xml:space="preserve">each pixel in each time period depending on whether and how it burned. </w:t>
      </w:r>
      <w:r w:rsidR="00791B37" w:rsidRPr="006243DA">
        <w:t>The</w:t>
      </w:r>
      <w:r w:rsidR="00791B37">
        <w:t xml:space="preserve"> topographical attributes inclu</w:t>
      </w:r>
      <w:r w:rsidR="006243DA">
        <w:t>de elevation, slope</w:t>
      </w:r>
      <w:r w:rsidR="00280348">
        <w:t>,</w:t>
      </w:r>
      <w:r w:rsidR="006243DA">
        <w:t xml:space="preserve"> and aspect; these do not change and, hence, are not included in the state transition model.</w:t>
      </w:r>
    </w:p>
    <w:p w:rsidR="00946B33" w:rsidRPr="00BB5250" w:rsidRDefault="00E05BE3" w:rsidP="0036452C">
      <w:pPr>
        <w:pStyle w:val="Thesistext"/>
        <w:widowControl w:val="0"/>
        <w:spacing w:after="0"/>
      </w:pPr>
      <w:r w:rsidRPr="009D1FEF">
        <w:rPr>
          <w:i/>
          <w:szCs w:val="24"/>
        </w:rPr>
        <w:t>S</w:t>
      </w:r>
      <w:r w:rsidRPr="00F27EFC">
        <w:rPr>
          <w:szCs w:val="24"/>
        </w:rPr>
        <w:t>(</w:t>
      </w:r>
      <w:proofErr w:type="spellStart"/>
      <w:r w:rsidRPr="009D1FEF">
        <w:rPr>
          <w:i/>
          <w:szCs w:val="24"/>
        </w:rPr>
        <w:t>s</w:t>
      </w:r>
      <w:r w:rsidRPr="009D1FEF">
        <w:rPr>
          <w:i/>
          <w:szCs w:val="24"/>
          <w:vertAlign w:val="subscript"/>
        </w:rPr>
        <w:t>t</w:t>
      </w:r>
      <w:r w:rsidRPr="009D1FEF">
        <w:rPr>
          <w:i/>
          <w:szCs w:val="24"/>
        </w:rPr>
        <w:t>,w</w:t>
      </w:r>
      <w:r w:rsidRPr="009D1FEF">
        <w:rPr>
          <w:i/>
          <w:szCs w:val="24"/>
          <w:vertAlign w:val="subscript"/>
        </w:rPr>
        <w:t>t</w:t>
      </w:r>
      <w:proofErr w:type="spellEnd"/>
      <w:r w:rsidRPr="009D1FEF">
        <w:rPr>
          <w:i/>
          <w:szCs w:val="24"/>
          <w:vertAlign w:val="subscript"/>
        </w:rPr>
        <w:t xml:space="preserve"> </w:t>
      </w:r>
      <w:r>
        <w:rPr>
          <w:i/>
          <w:szCs w:val="24"/>
        </w:rPr>
        <w:t>,</w:t>
      </w:r>
      <w:proofErr w:type="spellStart"/>
      <w:r w:rsidRPr="009D1FEF">
        <w:rPr>
          <w:i/>
          <w:szCs w:val="24"/>
        </w:rPr>
        <w:t>x</w:t>
      </w:r>
      <w:r>
        <w:rPr>
          <w:i/>
          <w:szCs w:val="24"/>
          <w:vertAlign w:val="subscript"/>
        </w:rPr>
        <w:t>t</w:t>
      </w:r>
      <w:proofErr w:type="spellEnd"/>
      <w:r w:rsidRPr="00F27EFC">
        <w:rPr>
          <w:szCs w:val="24"/>
        </w:rPr>
        <w:t>)</w:t>
      </w:r>
      <w:r>
        <w:rPr>
          <w:szCs w:val="24"/>
        </w:rPr>
        <w:t xml:space="preserve"> </w:t>
      </w:r>
      <w:r w:rsidR="00651EAA">
        <w:t>i</w:t>
      </w:r>
      <w:r w:rsidR="00B23FA7">
        <w:t xml:space="preserve">s </w:t>
      </w:r>
      <w:r w:rsidR="006A7EA6">
        <w:t xml:space="preserve">implemented as </w:t>
      </w:r>
      <w:r w:rsidR="00B23FA7">
        <w:t xml:space="preserve">a table </w:t>
      </w:r>
      <w:r w:rsidR="000778B3">
        <w:t xml:space="preserve">linking initial states with ending states for each of three transition types (grow, surface fire, and crown fire) for each possible initial state. </w:t>
      </w:r>
      <w:r w:rsidR="008741C4">
        <w:t>We kept t</w:t>
      </w:r>
      <w:r w:rsidR="007703FB">
        <w:t xml:space="preserve">he size of the state space manageable </w:t>
      </w:r>
      <w:r w:rsidR="000778B3">
        <w:t xml:space="preserve">by </w:t>
      </w:r>
      <w:r w:rsidR="00D4024C">
        <w:t xml:space="preserve">binning </w:t>
      </w:r>
      <w:r w:rsidR="000778B3">
        <w:t>the continuous variables</w:t>
      </w:r>
      <w:r w:rsidR="007703FB">
        <w:t xml:space="preserve"> as shown in</w:t>
      </w:r>
      <w:r w:rsidR="000778B3">
        <w:t xml:space="preserve"> Table </w:t>
      </w:r>
      <w:r w:rsidR="000A199B">
        <w:t>1</w:t>
      </w:r>
      <w:r w:rsidR="007703FB">
        <w:rPr>
          <w:rStyle w:val="EndnoteReference"/>
        </w:rPr>
        <w:endnoteReference w:id="2"/>
      </w:r>
      <w:r w:rsidR="000778B3">
        <w:t xml:space="preserve">. </w:t>
      </w:r>
      <w:r w:rsidR="008741C4">
        <w:t xml:space="preserve">The thresholds for each attribute were selected to reflect major changes in crown fire behavior. </w:t>
      </w:r>
      <w:r w:rsidR="00635127">
        <w:t xml:space="preserve">Each pixel on the initial landscape was assigned an initial state and a representative tree list according to its attributes. The initial </w:t>
      </w:r>
      <w:r w:rsidR="00607B5F">
        <w:t xml:space="preserve">stands for each cover type </w:t>
      </w:r>
      <w:r w:rsidR="00635127">
        <w:t>were simulated</w:t>
      </w:r>
      <w:r w:rsidR="00F6458F">
        <w:t xml:space="preserve"> in</w:t>
      </w:r>
      <w:r w:rsidR="00635127">
        <w:t xml:space="preserve"> </w:t>
      </w:r>
      <w:r w:rsidR="000A199B">
        <w:t xml:space="preserve">FFE-FVS </w:t>
      </w:r>
      <w:r w:rsidR="00635127">
        <w:t xml:space="preserve">for the 100-year time horizon without fire to generate a base set of potential ending states. The </w:t>
      </w:r>
      <w:r w:rsidR="00607B5F">
        <w:t xml:space="preserve">stands comprising </w:t>
      </w:r>
      <w:r w:rsidR="00635127">
        <w:t>the base set</w:t>
      </w:r>
      <w:r w:rsidR="00607B5F">
        <w:t xml:space="preserve"> of states</w:t>
      </w:r>
      <w:r w:rsidR="00635127">
        <w:t xml:space="preserve"> were then simulated in FFE-FVS by burning with surface and with crown fire to generate post-fire states. The rest of the table was populated by iteratively growing, burning in surface fire, and burning in crown fire each </w:t>
      </w:r>
      <w:r w:rsidR="00607B5F">
        <w:t xml:space="preserve">stand when it entered a </w:t>
      </w:r>
      <w:r w:rsidR="00635127">
        <w:t xml:space="preserve">new </w:t>
      </w:r>
      <w:r w:rsidR="00635127">
        <w:lastRenderedPageBreak/>
        <w:t>state until no new states were being generated</w:t>
      </w:r>
      <w:r w:rsidR="00635127" w:rsidRPr="00BB5250">
        <w:t>.</w:t>
      </w:r>
      <w:r w:rsidR="008741C4">
        <w:t xml:space="preserve"> We also tracked time-in-state for unburned pixels; they transition only when they have been in a particular state long enough for at least one state variable to move from one bin to the </w:t>
      </w:r>
      <w:r w:rsidR="008741C4" w:rsidRPr="00A518F3">
        <w:t xml:space="preserve">next. </w:t>
      </w:r>
      <w:r w:rsidR="008741C4" w:rsidRPr="002F35F4">
        <w:rPr>
          <w:szCs w:val="24"/>
        </w:rPr>
        <w:t>The</w:t>
      </w:r>
      <w:r w:rsidR="003F0D20">
        <w:rPr>
          <w:szCs w:val="24"/>
        </w:rPr>
        <w:t xml:space="preserve"> initial </w:t>
      </w:r>
      <w:r w:rsidR="008741C4" w:rsidRPr="002F35F4">
        <w:rPr>
          <w:szCs w:val="24"/>
        </w:rPr>
        <w:t xml:space="preserve">“time-in-state” variable was assigned randomly to pixels in each state </w:t>
      </w:r>
      <w:r w:rsidR="003F0D20">
        <w:rPr>
          <w:szCs w:val="24"/>
        </w:rPr>
        <w:t xml:space="preserve">at a stand level </w:t>
      </w:r>
      <w:r w:rsidR="008741C4" w:rsidRPr="002F35F4">
        <w:rPr>
          <w:szCs w:val="24"/>
        </w:rPr>
        <w:t>on the initial landscape</w:t>
      </w:r>
      <w:r w:rsidR="003F0D20">
        <w:rPr>
          <w:szCs w:val="24"/>
        </w:rPr>
        <w:t>,</w:t>
      </w:r>
      <w:r w:rsidR="008741C4" w:rsidRPr="002F35F4">
        <w:rPr>
          <w:szCs w:val="24"/>
        </w:rPr>
        <w:t xml:space="preserve"> in order to prevent large contiguous blocks from transitioning at once. </w:t>
      </w:r>
      <w:r w:rsidR="008741C4" w:rsidRPr="00A518F3">
        <w:t>Once a pixel</w:t>
      </w:r>
      <w:r w:rsidR="008741C4">
        <w:t xml:space="preserve"> reaches its climax state, it stays in the same state </w:t>
      </w:r>
      <w:r w:rsidR="00067EDA">
        <w:t>unless</w:t>
      </w:r>
      <w:r w:rsidR="008741C4">
        <w:t xml:space="preserve"> it is burned.</w:t>
      </w:r>
    </w:p>
    <w:p w:rsidR="00A06E3D" w:rsidRDefault="00946B33" w:rsidP="00743A0E">
      <w:pPr>
        <w:pStyle w:val="Thesistext"/>
        <w:widowControl w:val="0"/>
        <w:spacing w:after="0"/>
        <w:rPr>
          <w:noProof/>
        </w:rPr>
      </w:pPr>
      <w:r w:rsidRPr="00BB5250">
        <w:t xml:space="preserve">Fuel models describing surface fuel conditions are the most important fuel variable for determining </w:t>
      </w:r>
      <w:r w:rsidR="00A90846">
        <w:t xml:space="preserve">fire </w:t>
      </w:r>
      <w:r w:rsidRPr="00BB5250">
        <w:t>spread rates</w:t>
      </w:r>
      <w:r w:rsidR="00042158">
        <w:t>.</w:t>
      </w:r>
      <w:r w:rsidRPr="00BB5250">
        <w:t xml:space="preserve"> </w:t>
      </w:r>
      <w:r w:rsidR="009A4E6C">
        <w:t>After an</w:t>
      </w:r>
      <w:r w:rsidR="00CB0504">
        <w:t xml:space="preserve"> area burn</w:t>
      </w:r>
      <w:r w:rsidR="009A4E6C">
        <w:t>s</w:t>
      </w:r>
      <w:r>
        <w:t xml:space="preserve">, </w:t>
      </w:r>
      <w:r w:rsidR="009A4E6C">
        <w:t xml:space="preserve">its fuel model </w:t>
      </w:r>
      <w:r w:rsidR="002205D7">
        <w:t xml:space="preserve">is </w:t>
      </w:r>
      <w:r w:rsidR="00E443EE">
        <w:t xml:space="preserve">set to non-burnable </w:t>
      </w:r>
      <w:r w:rsidR="00CB0504">
        <w:t>for a given period</w:t>
      </w:r>
      <w:r w:rsidR="00E443EE">
        <w:t>, depend</w:t>
      </w:r>
      <w:r w:rsidR="00BB5250">
        <w:t>ing</w:t>
      </w:r>
      <w:r w:rsidR="00E443EE">
        <w:t xml:space="preserve"> on the cover</w:t>
      </w:r>
      <w:r w:rsidR="00BB5250">
        <w:t xml:space="preserve"> </w:t>
      </w:r>
      <w:r w:rsidR="00E443EE">
        <w:t>type of the stand</w:t>
      </w:r>
      <w:r w:rsidR="007D02C3">
        <w:t xml:space="preserve"> and the expected </w:t>
      </w:r>
      <w:r w:rsidR="00CB0504">
        <w:t>post-fire</w:t>
      </w:r>
      <w:r w:rsidR="009B4DCD">
        <w:t xml:space="preserve"> build-up of </w:t>
      </w:r>
      <w:r w:rsidR="007D02C3">
        <w:t>fuel</w:t>
      </w:r>
      <w:r w:rsidR="009B4DCD">
        <w:t>s</w:t>
      </w:r>
      <w:r w:rsidR="00B0061B">
        <w:t>. Dry p</w:t>
      </w:r>
      <w:r w:rsidR="00E443EE">
        <w:t>onderosa pine</w:t>
      </w:r>
      <w:r>
        <w:t xml:space="preserve"> stands</w:t>
      </w:r>
      <w:r w:rsidR="00E443EE">
        <w:t xml:space="preserve"> </w:t>
      </w:r>
      <w:r w:rsidR="00775244">
        <w:t>required</w:t>
      </w:r>
      <w:r w:rsidR="00E443EE">
        <w:t xml:space="preserve"> 20 years</w:t>
      </w:r>
      <w:r w:rsidR="00775244">
        <w:t xml:space="preserve"> to replace fuels to reach a burnable state;</w:t>
      </w:r>
      <w:r w:rsidR="00E443EE">
        <w:t xml:space="preserve"> mixed conifer</w:t>
      </w:r>
      <w:r w:rsidR="00D4024C">
        <w:t>,</w:t>
      </w:r>
      <w:r w:rsidR="00E443EE">
        <w:t xml:space="preserve"> </w:t>
      </w:r>
      <w:r w:rsidR="00775244">
        <w:t>30 years;</w:t>
      </w:r>
      <w:r w:rsidR="00E443EE">
        <w:t xml:space="preserve"> mountain hemlock</w:t>
      </w:r>
      <w:r w:rsidR="00D4024C">
        <w:t>,</w:t>
      </w:r>
      <w:r w:rsidR="00E443EE">
        <w:t xml:space="preserve"> </w:t>
      </w:r>
      <w:r w:rsidR="00775244">
        <w:t>40 years;</w:t>
      </w:r>
      <w:r w:rsidR="00E443EE">
        <w:t xml:space="preserve"> and lodgepole pine</w:t>
      </w:r>
      <w:r w:rsidR="00D4024C">
        <w:t>,</w:t>
      </w:r>
      <w:r w:rsidR="00E443EE">
        <w:t xml:space="preserve"> 50 years</w:t>
      </w:r>
      <w:r w:rsidR="007D02C3" w:rsidRPr="00BB5250">
        <w:t>.</w:t>
      </w:r>
      <w:r w:rsidR="00273F2D">
        <w:t xml:space="preserve"> </w:t>
      </w:r>
      <w:r w:rsidR="00D4722E">
        <w:rPr>
          <w:noProof/>
        </w:rPr>
        <w:t xml:space="preserve">The length of time after a fire that it takes for fuels to reaccumulate enough for a new fire to spread varies in response to fire severity, precipitation, site class, and climate. </w:t>
      </w:r>
      <w:r w:rsidR="00A90846">
        <w:rPr>
          <w:noProof/>
        </w:rPr>
        <w:t>The values used here were based on published mean fire return intervals (</w:t>
      </w:r>
      <w:r w:rsidR="001920F0">
        <w:rPr>
          <w:noProof/>
        </w:rPr>
        <w:t xml:space="preserve">Kilgore 1981; </w:t>
      </w:r>
      <w:r w:rsidR="00A90846">
        <w:rPr>
          <w:noProof/>
        </w:rPr>
        <w:t>Bork 1984; Shuffield 2011) and expert opinion, and may be altered in future work in order to capture the impact of these assumptions on the results.</w:t>
      </w:r>
    </w:p>
    <w:p w:rsidR="00967B54" w:rsidRDefault="00967B54" w:rsidP="00743A0E">
      <w:pPr>
        <w:pStyle w:val="Thesistext"/>
        <w:widowControl w:val="0"/>
        <w:spacing w:after="0"/>
      </w:pPr>
    </w:p>
    <w:p w:rsidR="00280348" w:rsidRPr="00BB38D2" w:rsidRDefault="00280348" w:rsidP="00BB38D2">
      <w:pPr>
        <w:pStyle w:val="Thesistext"/>
        <w:widowControl w:val="0"/>
        <w:spacing w:after="0"/>
        <w:ind w:firstLine="0"/>
        <w:rPr>
          <w:i/>
        </w:rPr>
      </w:pPr>
      <w:r>
        <w:rPr>
          <w:i/>
        </w:rPr>
        <w:t xml:space="preserve">Suppression </w:t>
      </w:r>
      <w:r w:rsidR="00967B54">
        <w:rPr>
          <w:i/>
        </w:rPr>
        <w:t>c</w:t>
      </w:r>
      <w:r>
        <w:rPr>
          <w:i/>
        </w:rPr>
        <w:t xml:space="preserve">ost </w:t>
      </w:r>
      <w:r w:rsidR="00967B54">
        <w:rPr>
          <w:i/>
        </w:rPr>
        <w:t>e</w:t>
      </w:r>
      <w:r>
        <w:rPr>
          <w:i/>
        </w:rPr>
        <w:t>stimation</w:t>
      </w:r>
    </w:p>
    <w:p w:rsidR="004B448F" w:rsidRDefault="00B45E27" w:rsidP="0036452C">
      <w:pPr>
        <w:pStyle w:val="Thesistext"/>
        <w:widowControl w:val="0"/>
        <w:spacing w:after="0"/>
      </w:pPr>
      <w:r>
        <w:t xml:space="preserve">Suppression cost </w:t>
      </w:r>
      <w:r w:rsidR="00294BF3">
        <w:t xml:space="preserve">was estimated and discounted to the present for each of two scenarios: allow the </w:t>
      </w:r>
      <w:r w:rsidR="00834DB0">
        <w:t>fire of interest</w:t>
      </w:r>
      <w:r w:rsidR="00294BF3">
        <w:t xml:space="preserve"> to burn and suppress the </w:t>
      </w:r>
      <w:r w:rsidR="00834DB0">
        <w:t>fire of interest</w:t>
      </w:r>
      <w:r w:rsidR="00294BF3">
        <w:t xml:space="preserve">. We estimated suppression cost for </w:t>
      </w:r>
      <w:r w:rsidR="003743AA">
        <w:t>three</w:t>
      </w:r>
      <w:r w:rsidR="00294BF3">
        <w:t xml:space="preserve"> wildfire size categories</w:t>
      </w:r>
      <w:r w:rsidR="00280348">
        <w:t xml:space="preserve">: very small fires (less than 0.4 ha or 1 acre), </w:t>
      </w:r>
      <w:r w:rsidR="00464817">
        <w:t xml:space="preserve">which </w:t>
      </w:r>
      <w:r w:rsidR="00280348">
        <w:t xml:space="preserve">we assumed to be contained by initial attack, small fires that </w:t>
      </w:r>
      <w:r w:rsidR="000E044B">
        <w:t xml:space="preserve">escaped </w:t>
      </w:r>
      <w:r w:rsidR="00280348">
        <w:t>initial attack (0.4-to-121.4 ha, 1-to-300 acres), and large fires (over 121.4 ha)</w:t>
      </w:r>
      <w:r w:rsidR="00294BF3">
        <w:t xml:space="preserve">. </w:t>
      </w:r>
      <w:r w:rsidR="00406727">
        <w:t xml:space="preserve">All costs </w:t>
      </w:r>
      <w:r w:rsidR="00D4722E">
        <w:t>we</w:t>
      </w:r>
      <w:r w:rsidR="00406727">
        <w:t xml:space="preserve">re adjusted to 2010 dollars using the all </w:t>
      </w:r>
      <w:r w:rsidR="00406727">
        <w:lastRenderedPageBreak/>
        <w:t>commodity producers price index</w:t>
      </w:r>
      <w:r w:rsidR="00042158">
        <w:t xml:space="preserve"> (USDL 2011)</w:t>
      </w:r>
      <w:r w:rsidR="00406727">
        <w:t xml:space="preserve">. </w:t>
      </w:r>
      <w:r w:rsidR="00280348">
        <w:t>Very small fires</w:t>
      </w:r>
      <w:r w:rsidR="000407A9">
        <w:t xml:space="preserve"> </w:t>
      </w:r>
      <w:r w:rsidR="00294BF3">
        <w:t xml:space="preserve">were </w:t>
      </w:r>
      <w:r w:rsidR="00406727">
        <w:t>assigned a fixed initial attack cost of $</w:t>
      </w:r>
      <w:r w:rsidR="003F0D20">
        <w:t xml:space="preserve">710 </w:t>
      </w:r>
      <w:r w:rsidR="00294BF3">
        <w:t xml:space="preserve">based on </w:t>
      </w:r>
      <w:r w:rsidR="004B448F">
        <w:t xml:space="preserve">average </w:t>
      </w:r>
      <w:r w:rsidR="00294BF3">
        <w:t xml:space="preserve">reported suppression costs for fires smaller than 0.4 </w:t>
      </w:r>
      <w:r w:rsidR="00993908">
        <w:t>ha</w:t>
      </w:r>
      <w:r w:rsidR="00294BF3">
        <w:t xml:space="preserve"> in the Deschutes National Forest between </w:t>
      </w:r>
      <w:r w:rsidR="009E6B54">
        <w:t>1985</w:t>
      </w:r>
      <w:r w:rsidR="009E6B54" w:rsidRPr="00BB5250">
        <w:t xml:space="preserve"> </w:t>
      </w:r>
      <w:r w:rsidR="00294BF3" w:rsidRPr="00BB5250">
        <w:t>and 200</w:t>
      </w:r>
      <w:r w:rsidR="00894807" w:rsidRPr="00BB5250">
        <w:t>9</w:t>
      </w:r>
      <w:r w:rsidR="00294BF3" w:rsidRPr="00BB5250">
        <w:t xml:space="preserve">. </w:t>
      </w:r>
      <w:proofErr w:type="spellStart"/>
      <w:r w:rsidR="00280348">
        <w:t>Gebert</w:t>
      </w:r>
      <w:proofErr w:type="spellEnd"/>
      <w:r w:rsidR="00280348">
        <w:t xml:space="preserve"> </w:t>
      </w:r>
      <w:r w:rsidR="00280348" w:rsidRPr="001920F0">
        <w:rPr>
          <w:i/>
        </w:rPr>
        <w:t>et al.</w:t>
      </w:r>
      <w:r w:rsidR="00280348">
        <w:t xml:space="preserve"> (2007) </w:t>
      </w:r>
      <w:r w:rsidR="004B448F">
        <w:t xml:space="preserve">estimated </w:t>
      </w:r>
      <w:r w:rsidR="00280348">
        <w:t xml:space="preserve">a regression equation </w:t>
      </w:r>
      <w:r w:rsidR="004B448F">
        <w:t xml:space="preserve">for </w:t>
      </w:r>
      <w:r w:rsidR="00513EBA">
        <w:t>predicting suppression cost</w:t>
      </w:r>
      <w:r w:rsidR="004B448F">
        <w:t xml:space="preserve"> for large fires</w:t>
      </w:r>
      <w:r w:rsidR="005A033C">
        <w:t>.</w:t>
      </w:r>
      <w:r w:rsidR="004B448F">
        <w:t xml:space="preserve"> </w:t>
      </w:r>
      <w:r w:rsidR="005A033C">
        <w:t>This</w:t>
      </w:r>
      <w:r w:rsidR="00C80BF4">
        <w:t xml:space="preserve"> </w:t>
      </w:r>
      <w:r w:rsidR="000E044B">
        <w:t>was</w:t>
      </w:r>
      <w:r w:rsidR="004B448F">
        <w:t xml:space="preserve"> subsequently updated using new data </w:t>
      </w:r>
      <w:r w:rsidR="004B448F" w:rsidRPr="00AF1254">
        <w:t>(</w:t>
      </w:r>
      <w:r w:rsidR="004B448F">
        <w:t xml:space="preserve">Matt Thompson, </w:t>
      </w:r>
      <w:r w:rsidR="004B448F" w:rsidRPr="00AF1254">
        <w:t>personal communication, August 23, 2010).</w:t>
      </w:r>
      <w:r w:rsidR="004B448F">
        <w:t xml:space="preserve"> The equation estimates suppress</w:t>
      </w:r>
      <w:r w:rsidR="000A199B">
        <w:t>ion</w:t>
      </w:r>
      <w:r w:rsidR="004B448F">
        <w:t xml:space="preserve"> cost in $ </w:t>
      </w:r>
      <w:r w:rsidR="00F61581">
        <w:t>per hectare</w:t>
      </w:r>
      <w:r w:rsidR="004B448F">
        <w:t xml:space="preserve"> as a function of ERC, fuel type (brush, timber, slash), fire size, slope, elevation, aspect, distance to town</w:t>
      </w:r>
      <w:r w:rsidR="000D5D2B">
        <w:t>,</w:t>
      </w:r>
      <w:r w:rsidR="004B448F">
        <w:t xml:space="preserve"> and housing values within </w:t>
      </w:r>
      <w:r w:rsidR="00D70BFC">
        <w:t>32 km</w:t>
      </w:r>
      <w:r w:rsidR="000D5D2B">
        <w:t>, and is</w:t>
      </w:r>
      <w:r w:rsidR="004B448F">
        <w:t xml:space="preserve"> based</w:t>
      </w:r>
      <w:r w:rsidR="00585E7D">
        <w:t xml:space="preserve"> on</w:t>
      </w:r>
      <w:r w:rsidR="004B448F">
        <w:t xml:space="preserve"> </w:t>
      </w:r>
      <w:r w:rsidR="00771B71">
        <w:t>fires reported in the National Interagency Fire Management Integrated Database (</w:t>
      </w:r>
      <w:proofErr w:type="spellStart"/>
      <w:r w:rsidR="00AD4F80">
        <w:t>Bunton</w:t>
      </w:r>
      <w:proofErr w:type="spellEnd"/>
      <w:r w:rsidR="00AD4F80">
        <w:t xml:space="preserve"> 2000)</w:t>
      </w:r>
      <w:r w:rsidR="004B448F">
        <w:t xml:space="preserve"> for large fires in the</w:t>
      </w:r>
      <w:r w:rsidR="00585E7D">
        <w:t xml:space="preserve"> western</w:t>
      </w:r>
      <w:r w:rsidR="004B448F">
        <w:t xml:space="preserve"> </w:t>
      </w:r>
      <w:r w:rsidR="00AD4F80">
        <w:t xml:space="preserve">USDA Forest Service </w:t>
      </w:r>
      <w:r w:rsidR="00585E7D">
        <w:t>R</w:t>
      </w:r>
      <w:r w:rsidR="00AD4F80">
        <w:t>egions 1-6.</w:t>
      </w:r>
      <w:r w:rsidR="004B448F">
        <w:t xml:space="preserve"> </w:t>
      </w:r>
      <w:r w:rsidR="000E044B">
        <w:t xml:space="preserve">We applied that equation to estimate suppression cost for fires over 121.4 ha by assuming the last two variables </w:t>
      </w:r>
      <w:r w:rsidR="004B448F">
        <w:t>to be constant across fires and calibrat</w:t>
      </w:r>
      <w:r w:rsidR="000E044B">
        <w:t>ing</w:t>
      </w:r>
      <w:r w:rsidR="004B448F">
        <w:t xml:space="preserve"> the equation for distance and property values in La Pine, the only town within </w:t>
      </w:r>
      <w:r w:rsidR="00D70BFC">
        <w:t>32 km</w:t>
      </w:r>
      <w:r w:rsidR="00F56D5A">
        <w:t xml:space="preserve">. </w:t>
      </w:r>
      <w:r w:rsidR="005E5AAD">
        <w:t>The Forest Service has not traditionally tracked unique characteristics for</w:t>
      </w:r>
      <w:r w:rsidR="005E5AAD" w:rsidRPr="00BB5250">
        <w:t xml:space="preserve"> small fires that escaped initial attack (0.4-to-121.4 ha, 1-to-300 acres</w:t>
      </w:r>
      <w:r w:rsidR="005E5AAD">
        <w:t>)</w:t>
      </w:r>
      <w:r w:rsidR="00A23F75">
        <w:t>,</w:t>
      </w:r>
      <w:r w:rsidR="005E5AAD">
        <w:t xml:space="preserve"> </w:t>
      </w:r>
      <w:r w:rsidR="00A23F75">
        <w:t xml:space="preserve">so </w:t>
      </w:r>
      <w:r w:rsidR="000E044B">
        <w:t xml:space="preserve">for these fires </w:t>
      </w:r>
      <w:r w:rsidR="005E5AAD" w:rsidRPr="00BB5250">
        <w:t xml:space="preserve">we used </w:t>
      </w:r>
      <w:r w:rsidR="005E5AAD">
        <w:t>a weighted average between the initial attack cost and the value computed by the suppression cost equation to estimate cost per hectare.</w:t>
      </w:r>
      <w:r w:rsidR="000E044B">
        <w:t xml:space="preserve"> A real discount rate of 4% was </w:t>
      </w:r>
      <w:r w:rsidR="005A033C">
        <w:t xml:space="preserve">employed </w:t>
      </w:r>
      <w:r w:rsidR="000E044B">
        <w:t xml:space="preserve">to compute present value as per USDA Forest Service policy (Row </w:t>
      </w:r>
      <w:r w:rsidR="000E044B" w:rsidRPr="001920F0">
        <w:rPr>
          <w:i/>
        </w:rPr>
        <w:t>et al</w:t>
      </w:r>
      <w:r w:rsidR="000E044B">
        <w:t>. 1981).</w:t>
      </w:r>
    </w:p>
    <w:p w:rsidR="004C6204" w:rsidRDefault="004C6204" w:rsidP="004C6204">
      <w:pPr>
        <w:widowControl w:val="0"/>
        <w:spacing w:line="480" w:lineRule="auto"/>
        <w:ind w:firstLine="720"/>
        <w:rPr>
          <w:rFonts w:ascii="Times New Roman" w:eastAsia="Times New Roman" w:hAnsi="Times New Roman"/>
          <w:szCs w:val="24"/>
        </w:rPr>
      </w:pPr>
      <w:r>
        <w:rPr>
          <w:rFonts w:ascii="Times New Roman" w:eastAsia="Times New Roman" w:hAnsi="Times New Roman"/>
          <w:szCs w:val="24"/>
        </w:rPr>
        <w:t>One potential cost of let-burn that we excluded is the cost of monitoring. A</w:t>
      </w:r>
      <w:r w:rsidRPr="00FC6FBE">
        <w:rPr>
          <w:rFonts w:ascii="Times New Roman" w:eastAsia="Times New Roman" w:hAnsi="Times New Roman"/>
          <w:szCs w:val="24"/>
        </w:rPr>
        <w:t xml:space="preserve"> wildfire would not be allowed to burn without some amount of monitoring and possibly protection of specific resources on the landscape. Other than timber, there are few resources </w:t>
      </w:r>
      <w:r>
        <w:rPr>
          <w:rFonts w:ascii="Times New Roman" w:eastAsia="Times New Roman" w:hAnsi="Times New Roman"/>
          <w:szCs w:val="24"/>
        </w:rPr>
        <w:t>that could require</w:t>
      </w:r>
      <w:r w:rsidRPr="00FC6FBE">
        <w:rPr>
          <w:rFonts w:ascii="Times New Roman" w:eastAsia="Times New Roman" w:hAnsi="Times New Roman"/>
          <w:szCs w:val="24"/>
        </w:rPr>
        <w:t xml:space="preserve"> pr</w:t>
      </w:r>
      <w:r>
        <w:rPr>
          <w:rFonts w:ascii="Times New Roman" w:eastAsia="Times New Roman" w:hAnsi="Times New Roman"/>
          <w:szCs w:val="24"/>
        </w:rPr>
        <w:t>otection within the study area. In addition, there is an</w:t>
      </w:r>
      <w:r w:rsidRPr="00FC6FBE">
        <w:rPr>
          <w:rFonts w:ascii="Times New Roman" w:eastAsia="Times New Roman" w:hAnsi="Times New Roman"/>
          <w:szCs w:val="24"/>
        </w:rPr>
        <w:t xml:space="preserve"> extensive road system that allows rapid ac</w:t>
      </w:r>
      <w:r>
        <w:rPr>
          <w:rFonts w:ascii="Times New Roman" w:eastAsia="Times New Roman" w:hAnsi="Times New Roman"/>
          <w:szCs w:val="24"/>
        </w:rPr>
        <w:t xml:space="preserve">cess throughout the study area, which decreases monitoring costs. As a result, </w:t>
      </w:r>
      <w:r w:rsidRPr="00FC6FBE">
        <w:rPr>
          <w:rFonts w:ascii="Times New Roman" w:eastAsia="Times New Roman" w:hAnsi="Times New Roman"/>
          <w:szCs w:val="24"/>
        </w:rPr>
        <w:t xml:space="preserve">we assume that </w:t>
      </w:r>
      <w:r>
        <w:rPr>
          <w:rFonts w:ascii="Times New Roman" w:eastAsia="Times New Roman" w:hAnsi="Times New Roman"/>
          <w:szCs w:val="24"/>
        </w:rPr>
        <w:t>these</w:t>
      </w:r>
      <w:r w:rsidRPr="00FC6FBE">
        <w:rPr>
          <w:rFonts w:ascii="Times New Roman" w:eastAsia="Times New Roman" w:hAnsi="Times New Roman"/>
          <w:szCs w:val="24"/>
        </w:rPr>
        <w:t xml:space="preserve"> costs would be small.</w:t>
      </w:r>
      <w:r>
        <w:rPr>
          <w:rFonts w:ascii="Times New Roman" w:eastAsia="Times New Roman" w:hAnsi="Times New Roman"/>
          <w:szCs w:val="24"/>
        </w:rPr>
        <w:t xml:space="preserve"> In the absence of a reasonable method for estimating monitoring </w:t>
      </w:r>
      <w:r>
        <w:rPr>
          <w:rFonts w:ascii="Times New Roman" w:eastAsia="Times New Roman" w:hAnsi="Times New Roman"/>
          <w:szCs w:val="24"/>
        </w:rPr>
        <w:lastRenderedPageBreak/>
        <w:t xml:space="preserve">costs, we elected to exclude them from our </w:t>
      </w:r>
      <w:r w:rsidR="00CC580E">
        <w:rPr>
          <w:rFonts w:ascii="Times New Roman" w:eastAsia="Times New Roman" w:hAnsi="Times New Roman"/>
          <w:szCs w:val="24"/>
        </w:rPr>
        <w:t>analysis</w:t>
      </w:r>
      <w:r>
        <w:rPr>
          <w:rFonts w:ascii="Times New Roman" w:eastAsia="Times New Roman" w:hAnsi="Times New Roman"/>
          <w:szCs w:val="24"/>
        </w:rPr>
        <w:t>.</w:t>
      </w:r>
      <w:r w:rsidRPr="00FC6FBE">
        <w:rPr>
          <w:rFonts w:ascii="Times New Roman" w:eastAsia="Times New Roman" w:hAnsi="Times New Roman"/>
          <w:szCs w:val="24"/>
        </w:rPr>
        <w:t xml:space="preserve"> </w:t>
      </w:r>
    </w:p>
    <w:p w:rsidR="008874BE" w:rsidRPr="00AF1254" w:rsidRDefault="008874BE" w:rsidP="0036452C">
      <w:pPr>
        <w:pStyle w:val="Thesistext"/>
        <w:widowControl w:val="0"/>
        <w:spacing w:after="0"/>
      </w:pPr>
    </w:p>
    <w:p w:rsidR="00BC1DEE" w:rsidRDefault="00967B54" w:rsidP="00BC1DEE">
      <w:pPr>
        <w:pStyle w:val="Thesistext"/>
        <w:widowControl w:val="0"/>
        <w:spacing w:after="0"/>
        <w:ind w:firstLine="0"/>
        <w:rPr>
          <w:b/>
          <w:noProof/>
        </w:rPr>
      </w:pPr>
      <w:r>
        <w:rPr>
          <w:b/>
          <w:noProof/>
        </w:rPr>
        <w:t>Discussion of</w:t>
      </w:r>
      <w:r w:rsidR="00BC1DEE">
        <w:rPr>
          <w:b/>
          <w:noProof/>
        </w:rPr>
        <w:t xml:space="preserve"> results</w:t>
      </w:r>
      <w:r>
        <w:rPr>
          <w:b/>
          <w:noProof/>
        </w:rPr>
        <w:t xml:space="preserve"> </w:t>
      </w:r>
    </w:p>
    <w:p w:rsidR="00194D0B" w:rsidRDefault="00BC1DEE" w:rsidP="00EB3B5E">
      <w:pPr>
        <w:pStyle w:val="Thesistext"/>
        <w:widowControl w:val="0"/>
        <w:spacing w:after="0"/>
        <w:rPr>
          <w:noProof/>
        </w:rPr>
      </w:pPr>
      <w:r w:rsidRPr="00EB3B5E">
        <w:rPr>
          <w:noProof/>
        </w:rPr>
        <w:t>A histogram of estimated suppression cost savings,</w:t>
      </w:r>
      <w:r>
        <w:rPr>
          <w:noProof/>
        </w:rPr>
        <w:t xml:space="preserve"> </w:t>
      </w:r>
      <w:r>
        <w:rPr>
          <w:i/>
          <w:noProof/>
        </w:rPr>
        <w:t>E</w:t>
      </w:r>
      <w:r>
        <w:rPr>
          <w:noProof/>
        </w:rPr>
        <w:t>[</w:t>
      </w:r>
      <w:r>
        <w:rPr>
          <w:i/>
          <w:noProof/>
        </w:rPr>
        <w:t>B</w:t>
      </w:r>
      <w:r>
        <w:rPr>
          <w:i/>
          <w:noProof/>
          <w:vertAlign w:val="superscript"/>
        </w:rPr>
        <w:t>m</w:t>
      </w:r>
      <w:r>
        <w:rPr>
          <w:noProof/>
        </w:rPr>
        <w:t>(</w:t>
      </w:r>
      <w:r>
        <w:rPr>
          <w:i/>
          <w:noProof/>
        </w:rPr>
        <w:t>s</w:t>
      </w:r>
      <w:r>
        <w:rPr>
          <w:i/>
          <w:noProof/>
          <w:vertAlign w:val="subscript"/>
        </w:rPr>
        <w:t>0</w:t>
      </w:r>
      <w:r>
        <w:rPr>
          <w:i/>
          <w:noProof/>
        </w:rPr>
        <w:t>, w</w:t>
      </w:r>
      <w:r>
        <w:rPr>
          <w:i/>
          <w:noProof/>
          <w:vertAlign w:val="subscript"/>
        </w:rPr>
        <w:t>0</w:t>
      </w:r>
      <w:r>
        <w:rPr>
          <w:i/>
          <w:noProof/>
          <w:vertAlign w:val="superscript"/>
        </w:rPr>
        <w:t>m</w:t>
      </w:r>
      <w:r>
        <w:rPr>
          <w:noProof/>
        </w:rPr>
        <w:t xml:space="preserve">)], for </w:t>
      </w:r>
      <w:r>
        <w:rPr>
          <w:i/>
          <w:noProof/>
        </w:rPr>
        <w:t>M</w:t>
      </w:r>
      <w:r>
        <w:rPr>
          <w:noProof/>
        </w:rPr>
        <w:t xml:space="preserve"> = 500</w:t>
      </w:r>
      <w:r>
        <w:rPr>
          <w:b/>
          <w:noProof/>
        </w:rPr>
        <w:t xml:space="preserve"> </w:t>
      </w:r>
      <w:r w:rsidR="00194D0B">
        <w:rPr>
          <w:noProof/>
        </w:rPr>
        <w:t>fires of interest is shown in Figure 3 in $100,000 intervals</w:t>
      </w:r>
      <w:r w:rsidR="00155A6B">
        <w:rPr>
          <w:noProof/>
        </w:rPr>
        <w:t xml:space="preserve"> based on </w:t>
      </w:r>
      <w:r w:rsidR="00155A6B">
        <w:rPr>
          <w:i/>
          <w:noProof/>
        </w:rPr>
        <w:t>N</w:t>
      </w:r>
      <w:r w:rsidR="00155A6B">
        <w:rPr>
          <w:noProof/>
        </w:rPr>
        <w:t>=50 sample paths for each</w:t>
      </w:r>
      <w:r w:rsidR="00194D0B">
        <w:rPr>
          <w:noProof/>
        </w:rPr>
        <w:t xml:space="preserve">. The distribution has two </w:t>
      </w:r>
      <w:r w:rsidR="00194D0B" w:rsidRPr="00BE28A9">
        <w:rPr>
          <w:noProof/>
        </w:rPr>
        <w:t>peak</w:t>
      </w:r>
      <w:r w:rsidR="00194D0B">
        <w:rPr>
          <w:noProof/>
        </w:rPr>
        <w:t>s</w:t>
      </w:r>
      <w:r w:rsidR="00194D0B" w:rsidRPr="00BE28A9">
        <w:rPr>
          <w:noProof/>
        </w:rPr>
        <w:t xml:space="preserve">. The first peak around zero is the result of fires of interest that are small and as a result, do not, on average, </w:t>
      </w:r>
      <w:r w:rsidR="00CC580E">
        <w:rPr>
          <w:noProof/>
        </w:rPr>
        <w:t xml:space="preserve">have much </w:t>
      </w:r>
      <w:r w:rsidR="00194D0B" w:rsidRPr="00BE28A9">
        <w:rPr>
          <w:noProof/>
        </w:rPr>
        <w:t>impact future suppression costs. The second peak is the result of the average future suppression savings from larger fires</w:t>
      </w:r>
      <w:r w:rsidR="00194D0B">
        <w:rPr>
          <w:noProof/>
        </w:rPr>
        <w:t xml:space="preserve">. </w:t>
      </w:r>
      <w:r w:rsidR="00CC580E">
        <w:rPr>
          <w:noProof/>
        </w:rPr>
        <w:t>Because t</w:t>
      </w:r>
      <w:r w:rsidR="00E52C3B">
        <w:rPr>
          <w:noProof/>
        </w:rPr>
        <w:t xml:space="preserve">he distribution of values for each of </w:t>
      </w:r>
      <w:r w:rsidR="00E52C3B" w:rsidRPr="003C5C60">
        <w:rPr>
          <w:i/>
          <w:noProof/>
        </w:rPr>
        <w:t>N</w:t>
      </w:r>
      <w:r w:rsidR="00E52C3B">
        <w:rPr>
          <w:noProof/>
        </w:rPr>
        <w:t xml:space="preserve"> = 50 </w:t>
      </w:r>
      <w:r w:rsidR="00E52C3B" w:rsidRPr="003C5C60">
        <w:rPr>
          <w:noProof/>
        </w:rPr>
        <w:t>sample</w:t>
      </w:r>
      <w:r w:rsidR="00E52C3B">
        <w:rPr>
          <w:noProof/>
        </w:rPr>
        <w:t xml:space="preserve"> paths </w:t>
      </w:r>
      <w:r w:rsidR="007272E0">
        <w:rPr>
          <w:noProof/>
        </w:rPr>
        <w:t>was</w:t>
      </w:r>
      <w:r w:rsidR="00E52C3B">
        <w:rPr>
          <w:noProof/>
        </w:rPr>
        <w:t xml:space="preserve"> not normal</w:t>
      </w:r>
      <w:r w:rsidR="00CC580E">
        <w:rPr>
          <w:noProof/>
        </w:rPr>
        <w:t xml:space="preserve">, </w:t>
      </w:r>
      <w:r w:rsidR="00E52C3B" w:rsidRPr="00CB31BB">
        <w:rPr>
          <w:noProof/>
        </w:rPr>
        <w:t xml:space="preserve">we </w:t>
      </w:r>
      <w:r w:rsidR="00E52C3B">
        <w:rPr>
          <w:noProof/>
        </w:rPr>
        <w:t>calculated</w:t>
      </w:r>
      <w:r w:rsidR="00E52C3B" w:rsidRPr="00CB31BB">
        <w:rPr>
          <w:noProof/>
        </w:rPr>
        <w:t xml:space="preserve"> bootstrap confidence intervals </w:t>
      </w:r>
      <w:r w:rsidR="00E52C3B">
        <w:rPr>
          <w:noProof/>
        </w:rPr>
        <w:t>using</w:t>
      </w:r>
      <w:r w:rsidR="00E52C3B" w:rsidRPr="00CB31BB">
        <w:rPr>
          <w:noProof/>
        </w:rPr>
        <w:t xml:space="preserve"> the accelerated bias-corrected percentile method (Givens and Hoeting 2005, pg. 261) to estimate </w:t>
      </w:r>
      <w:r w:rsidR="00E52C3B">
        <w:rPr>
          <w:noProof/>
        </w:rPr>
        <w:t>the</w:t>
      </w:r>
      <w:r w:rsidR="00E52C3B" w:rsidRPr="00CB31BB">
        <w:rPr>
          <w:noProof/>
        </w:rPr>
        <w:t xml:space="preserve"> 95% confidence interval around </w:t>
      </w:r>
      <w:r w:rsidR="00E52C3B">
        <w:rPr>
          <w:noProof/>
        </w:rPr>
        <w:t>each</w:t>
      </w:r>
      <w:r w:rsidR="00E52C3B" w:rsidRPr="00CB31BB">
        <w:rPr>
          <w:noProof/>
        </w:rPr>
        <w:t xml:space="preserve"> mean. </w:t>
      </w:r>
      <w:r w:rsidR="00E52C3B">
        <w:rPr>
          <w:noProof/>
        </w:rPr>
        <w:t xml:space="preserve"> </w:t>
      </w:r>
      <w:r w:rsidR="00AE23B1">
        <w:rPr>
          <w:noProof/>
        </w:rPr>
        <w:t xml:space="preserve">We found that </w:t>
      </w:r>
      <w:r w:rsidR="00AE23B1" w:rsidRPr="00CB31BB">
        <w:rPr>
          <w:noProof/>
        </w:rPr>
        <w:t xml:space="preserve">91.2% of the 500 </w:t>
      </w:r>
      <w:r w:rsidR="00AE23B1">
        <w:rPr>
          <w:noProof/>
        </w:rPr>
        <w:t xml:space="preserve">fires of interest </w:t>
      </w:r>
      <w:r w:rsidR="005E0CEE">
        <w:rPr>
          <w:noProof/>
        </w:rPr>
        <w:t>had</w:t>
      </w:r>
      <w:r w:rsidR="00AE23B1" w:rsidRPr="00CB31BB">
        <w:rPr>
          <w:noProof/>
        </w:rPr>
        <w:t xml:space="preserve"> a positive mean </w:t>
      </w:r>
      <w:r w:rsidR="00AE23B1">
        <w:rPr>
          <w:noProof/>
        </w:rPr>
        <w:t>with</w:t>
      </w:r>
      <w:r w:rsidR="00AE23B1" w:rsidRPr="00CB31BB">
        <w:rPr>
          <w:noProof/>
        </w:rPr>
        <w:t xml:space="preserve"> a 95% confidence interval that exclude</w:t>
      </w:r>
      <w:r w:rsidR="00AE23B1">
        <w:rPr>
          <w:noProof/>
        </w:rPr>
        <w:t>s</w:t>
      </w:r>
      <w:r w:rsidR="00AE23B1" w:rsidRPr="00CB31BB">
        <w:rPr>
          <w:noProof/>
        </w:rPr>
        <w:t xml:space="preserve"> 0. </w:t>
      </w:r>
      <w:r w:rsidR="00194D0B">
        <w:rPr>
          <w:noProof/>
        </w:rPr>
        <w:t xml:space="preserve"> </w:t>
      </w:r>
    </w:p>
    <w:p w:rsidR="00E417AD" w:rsidRDefault="009F0316" w:rsidP="000A1C06">
      <w:pPr>
        <w:pStyle w:val="Thesistext"/>
        <w:widowControl w:val="0"/>
        <w:spacing w:after="0"/>
        <w:rPr>
          <w:noProof/>
        </w:rPr>
      </w:pPr>
      <w:r>
        <w:rPr>
          <w:noProof/>
        </w:rPr>
        <w:t>Our estimate of</w:t>
      </w:r>
      <w:r w:rsidR="00155A6B">
        <w:rPr>
          <w:noProof/>
        </w:rPr>
        <w:t xml:space="preserve"> e</w:t>
      </w:r>
      <w:r w:rsidR="00A365D7">
        <w:rPr>
          <w:noProof/>
        </w:rPr>
        <w:t>xpected present value of suppression cost savings</w:t>
      </w:r>
      <w:r w:rsidR="00343C53">
        <w:rPr>
          <w:noProof/>
        </w:rPr>
        <w:t>, E[</w:t>
      </w:r>
      <w:r w:rsidR="00343C53">
        <w:rPr>
          <w:i/>
          <w:noProof/>
        </w:rPr>
        <w:t>B</w:t>
      </w:r>
      <w:r w:rsidR="00343C53">
        <w:rPr>
          <w:noProof/>
        </w:rPr>
        <w:t>(</w:t>
      </w:r>
      <w:r w:rsidR="00343C53">
        <w:rPr>
          <w:i/>
          <w:noProof/>
        </w:rPr>
        <w:t>s</w:t>
      </w:r>
      <w:r w:rsidR="00343C53">
        <w:rPr>
          <w:i/>
          <w:noProof/>
          <w:vertAlign w:val="subscript"/>
        </w:rPr>
        <w:t>0</w:t>
      </w:r>
      <w:r w:rsidR="00343C53">
        <w:rPr>
          <w:noProof/>
        </w:rPr>
        <w:t>)],</w:t>
      </w:r>
      <w:r w:rsidR="00A365D7">
        <w:rPr>
          <w:noProof/>
        </w:rPr>
        <w:t xml:space="preserve"> for </w:t>
      </w:r>
      <w:r w:rsidR="00343C53">
        <w:rPr>
          <w:noProof/>
        </w:rPr>
        <w:t xml:space="preserve">the study area landscape </w:t>
      </w:r>
      <w:r w:rsidR="00A365D7">
        <w:rPr>
          <w:noProof/>
        </w:rPr>
        <w:t>was $</w:t>
      </w:r>
      <w:r w:rsidR="002640F8">
        <w:rPr>
          <w:noProof/>
        </w:rPr>
        <w:t xml:space="preserve">34 </w:t>
      </w:r>
      <w:r w:rsidR="00F61581">
        <w:rPr>
          <w:noProof/>
        </w:rPr>
        <w:t>per hectare</w:t>
      </w:r>
      <w:r w:rsidR="00A365D7">
        <w:rPr>
          <w:noProof/>
        </w:rPr>
        <w:t xml:space="preserve"> or approximately $</w:t>
      </w:r>
      <w:r w:rsidR="002640F8">
        <w:rPr>
          <w:noProof/>
        </w:rPr>
        <w:t>2.47</w:t>
      </w:r>
      <w:r w:rsidR="00260E39">
        <w:rPr>
          <w:noProof/>
        </w:rPr>
        <w:t xml:space="preserve"> </w:t>
      </w:r>
      <w:r w:rsidR="00A365D7">
        <w:rPr>
          <w:noProof/>
        </w:rPr>
        <w:t>million</w:t>
      </w:r>
      <w:r w:rsidR="00343C53">
        <w:rPr>
          <w:noProof/>
        </w:rPr>
        <w:t xml:space="preserve">. This is </w:t>
      </w:r>
      <w:r w:rsidR="00A365D7">
        <w:rPr>
          <w:noProof/>
        </w:rPr>
        <w:t>the average over</w:t>
      </w:r>
      <w:r w:rsidR="00155A6B">
        <w:rPr>
          <w:noProof/>
        </w:rPr>
        <w:t xml:space="preserve"> all</w:t>
      </w:r>
      <w:r w:rsidR="00A365D7">
        <w:rPr>
          <w:noProof/>
        </w:rPr>
        <w:t xml:space="preserve"> </w:t>
      </w:r>
      <w:r w:rsidR="00520D02">
        <w:rPr>
          <w:i/>
          <w:noProof/>
        </w:rPr>
        <w:t>M</w:t>
      </w:r>
      <w:r w:rsidR="00D326F3">
        <w:rPr>
          <w:i/>
          <w:noProof/>
        </w:rPr>
        <w:t xml:space="preserve"> </w:t>
      </w:r>
      <w:r w:rsidR="00A365D7">
        <w:rPr>
          <w:noProof/>
        </w:rPr>
        <w:t>=</w:t>
      </w:r>
      <w:r w:rsidR="00D326F3">
        <w:rPr>
          <w:noProof/>
        </w:rPr>
        <w:t xml:space="preserve"> </w:t>
      </w:r>
      <w:r w:rsidR="00A365D7">
        <w:rPr>
          <w:noProof/>
        </w:rPr>
        <w:t xml:space="preserve">500 </w:t>
      </w:r>
      <w:r w:rsidR="00520D02">
        <w:rPr>
          <w:noProof/>
        </w:rPr>
        <w:t>fires of interest</w:t>
      </w:r>
      <w:r w:rsidR="00155A6B">
        <w:rPr>
          <w:noProof/>
        </w:rPr>
        <w:t xml:space="preserve"> and </w:t>
      </w:r>
      <w:r w:rsidR="00155A6B">
        <w:rPr>
          <w:i/>
          <w:noProof/>
        </w:rPr>
        <w:t>N</w:t>
      </w:r>
      <w:r w:rsidR="00155A6B">
        <w:rPr>
          <w:noProof/>
        </w:rPr>
        <w:t xml:space="preserve"> = 50 sample paths (a total of 25,000 paired simulations).</w:t>
      </w:r>
      <w:r w:rsidR="00A365D7">
        <w:rPr>
          <w:noProof/>
        </w:rPr>
        <w:t xml:space="preserve"> </w:t>
      </w:r>
      <w:r w:rsidR="00053330">
        <w:rPr>
          <w:noProof/>
        </w:rPr>
        <w:t xml:space="preserve">Again, </w:t>
      </w:r>
      <w:r w:rsidR="00CC580E">
        <w:rPr>
          <w:noProof/>
        </w:rPr>
        <w:t xml:space="preserve">due to non-normal distribution of point estimates, </w:t>
      </w:r>
      <w:r w:rsidR="00053330">
        <w:rPr>
          <w:noProof/>
        </w:rPr>
        <w:t xml:space="preserve">we used the accelerated bias-corrected percentile method </w:t>
      </w:r>
      <w:r w:rsidR="005A7326">
        <w:rPr>
          <w:noProof/>
        </w:rPr>
        <w:t xml:space="preserve">to estimate confidence intervals. The </w:t>
      </w:r>
      <w:r w:rsidR="003E307B">
        <w:rPr>
          <w:noProof/>
        </w:rPr>
        <w:t xml:space="preserve">95% bootstrap confidence interval </w:t>
      </w:r>
      <w:r w:rsidR="00923A18">
        <w:rPr>
          <w:noProof/>
        </w:rPr>
        <w:t xml:space="preserve">around the mean </w:t>
      </w:r>
      <w:r w:rsidR="003E307B">
        <w:rPr>
          <w:noProof/>
        </w:rPr>
        <w:t xml:space="preserve">has a lower bound at </w:t>
      </w:r>
      <w:r w:rsidR="00226CC7">
        <w:rPr>
          <w:noProof/>
        </w:rPr>
        <w:t xml:space="preserve">$2.36 </w:t>
      </w:r>
      <w:r w:rsidR="00975CA6">
        <w:rPr>
          <w:noProof/>
        </w:rPr>
        <w:t xml:space="preserve">million </w:t>
      </w:r>
      <w:r w:rsidR="00226CC7">
        <w:rPr>
          <w:noProof/>
        </w:rPr>
        <w:t>and an upper bound at $2.59</w:t>
      </w:r>
      <w:r w:rsidR="00923A18">
        <w:rPr>
          <w:noProof/>
        </w:rPr>
        <w:t>, which indicates that</w:t>
      </w:r>
      <w:r w:rsidR="00CC580E">
        <w:rPr>
          <w:noProof/>
        </w:rPr>
        <w:t>,</w:t>
      </w:r>
      <w:r w:rsidR="00923A18">
        <w:rPr>
          <w:noProof/>
        </w:rPr>
        <w:t xml:space="preserve"> </w:t>
      </w:r>
      <w:r w:rsidR="00CC580E">
        <w:rPr>
          <w:noProof/>
        </w:rPr>
        <w:t>on average,</w:t>
      </w:r>
      <w:r w:rsidR="003F1115">
        <w:rPr>
          <w:noProof/>
        </w:rPr>
        <w:t xml:space="preserve"> future suppression cost savings </w:t>
      </w:r>
      <w:r w:rsidR="00CC580E">
        <w:rPr>
          <w:noProof/>
        </w:rPr>
        <w:t>are</w:t>
      </w:r>
      <w:r w:rsidR="003F1115">
        <w:rPr>
          <w:noProof/>
        </w:rPr>
        <w:t xml:space="preserve"> positive</w:t>
      </w:r>
      <w:r w:rsidR="00CC580E">
        <w:rPr>
          <w:noProof/>
        </w:rPr>
        <w:t xml:space="preserve"> on this landscape</w:t>
      </w:r>
      <w:r w:rsidR="003F1115">
        <w:rPr>
          <w:noProof/>
        </w:rPr>
        <w:t xml:space="preserve">. </w:t>
      </w:r>
    </w:p>
    <w:p w:rsidR="00864FDE" w:rsidRDefault="00214863" w:rsidP="00864FDE">
      <w:pPr>
        <w:pStyle w:val="Thesistext"/>
        <w:widowControl w:val="0"/>
        <w:spacing w:after="0"/>
        <w:rPr>
          <w:noProof/>
        </w:rPr>
      </w:pPr>
      <w:r>
        <w:rPr>
          <w:noProof/>
        </w:rPr>
        <w:t xml:space="preserve">The </w:t>
      </w:r>
      <w:r w:rsidR="00953104">
        <w:rPr>
          <w:noProof/>
        </w:rPr>
        <w:t>simulations</w:t>
      </w:r>
      <w:r>
        <w:rPr>
          <w:noProof/>
        </w:rPr>
        <w:t xml:space="preserve"> that </w:t>
      </w:r>
      <w:r w:rsidR="00953104">
        <w:rPr>
          <w:noProof/>
        </w:rPr>
        <w:t xml:space="preserve">generated </w:t>
      </w:r>
      <w:r w:rsidRPr="00EB3B5E">
        <w:rPr>
          <w:i/>
          <w:noProof/>
        </w:rPr>
        <w:t>very large</w:t>
      </w:r>
      <w:r>
        <w:rPr>
          <w:noProof/>
        </w:rPr>
        <w:t xml:space="preserve"> </w:t>
      </w:r>
      <w:r w:rsidR="00953104" w:rsidRPr="00EB3B5E">
        <w:rPr>
          <w:i/>
          <w:noProof/>
        </w:rPr>
        <w:t>suppression cost savings</w:t>
      </w:r>
      <w:r w:rsidR="00953104">
        <w:rPr>
          <w:noProof/>
        </w:rPr>
        <w:t xml:space="preserve"> </w:t>
      </w:r>
      <w:r w:rsidR="00E15F30">
        <w:rPr>
          <w:noProof/>
        </w:rPr>
        <w:t xml:space="preserve">typically had </w:t>
      </w:r>
      <w:r w:rsidR="00851C07">
        <w:rPr>
          <w:noProof/>
        </w:rPr>
        <w:t>two characteristics: 1) a large initial fire</w:t>
      </w:r>
      <w:r w:rsidR="00953104">
        <w:rPr>
          <w:noProof/>
        </w:rPr>
        <w:t xml:space="preserve"> of interest</w:t>
      </w:r>
      <w:r w:rsidR="00851C07">
        <w:rPr>
          <w:noProof/>
        </w:rPr>
        <w:t xml:space="preserve">, and 2) </w:t>
      </w:r>
      <w:r w:rsidR="00E15F30">
        <w:rPr>
          <w:noProof/>
        </w:rPr>
        <w:t>a subsequent</w:t>
      </w:r>
      <w:r>
        <w:rPr>
          <w:noProof/>
        </w:rPr>
        <w:t xml:space="preserve"> igniti</w:t>
      </w:r>
      <w:r w:rsidR="00E82A9D">
        <w:rPr>
          <w:noProof/>
        </w:rPr>
        <w:t>on early in the time horizon during</w:t>
      </w:r>
      <w:r>
        <w:rPr>
          <w:noProof/>
        </w:rPr>
        <w:t xml:space="preserve"> severe fire weather</w:t>
      </w:r>
      <w:r w:rsidR="00E82A9D">
        <w:rPr>
          <w:noProof/>
        </w:rPr>
        <w:t xml:space="preserve">. </w:t>
      </w:r>
      <w:r w:rsidR="000F051A">
        <w:rPr>
          <w:noProof/>
        </w:rPr>
        <w:t xml:space="preserve">That </w:t>
      </w:r>
      <w:r w:rsidR="00A77FF2">
        <w:rPr>
          <w:noProof/>
        </w:rPr>
        <w:t xml:space="preserve">subsequent </w:t>
      </w:r>
      <w:r w:rsidR="000F051A">
        <w:rPr>
          <w:noProof/>
        </w:rPr>
        <w:t xml:space="preserve">ignition occurred in a location that had been burned in the let-burn scenario and had not reaccumulated enough fuel to spread a fire, but that </w:t>
      </w:r>
      <w:r w:rsidR="000F051A">
        <w:rPr>
          <w:noProof/>
        </w:rPr>
        <w:lastRenderedPageBreak/>
        <w:t xml:space="preserve">had not been burned in the </w:t>
      </w:r>
      <w:r w:rsidR="000F051A" w:rsidRPr="00E82A9D">
        <w:rPr>
          <w:noProof/>
        </w:rPr>
        <w:t xml:space="preserve">suppress </w:t>
      </w:r>
      <w:r w:rsidR="000F051A">
        <w:rPr>
          <w:noProof/>
        </w:rPr>
        <w:t xml:space="preserve">scenario and, because of severe weather, developed into a large fire that was costly to suppress. </w:t>
      </w:r>
      <w:r>
        <w:rPr>
          <w:noProof/>
        </w:rPr>
        <w:t xml:space="preserve">The sample </w:t>
      </w:r>
      <w:r w:rsidR="00AD056D">
        <w:rPr>
          <w:noProof/>
        </w:rPr>
        <w:t>path</w:t>
      </w:r>
      <w:r>
        <w:rPr>
          <w:noProof/>
        </w:rPr>
        <w:t xml:space="preserve">s that had </w:t>
      </w:r>
      <w:r w:rsidRPr="00EB3B5E">
        <w:rPr>
          <w:i/>
          <w:noProof/>
        </w:rPr>
        <w:t xml:space="preserve">positive but </w:t>
      </w:r>
      <w:r w:rsidRPr="006176FD">
        <w:rPr>
          <w:noProof/>
        </w:rPr>
        <w:t>small</w:t>
      </w:r>
      <w:r w:rsidR="002845E8" w:rsidRPr="006176FD">
        <w:rPr>
          <w:noProof/>
        </w:rPr>
        <w:t xml:space="preserve"> suppression cost savings</w:t>
      </w:r>
      <w:r w:rsidR="002845E8">
        <w:rPr>
          <w:noProof/>
        </w:rPr>
        <w:t xml:space="preserve"> </w:t>
      </w:r>
      <w:r w:rsidR="00AA4DCA">
        <w:rPr>
          <w:noProof/>
        </w:rPr>
        <w:t xml:space="preserve">also had future ignitions in areas that were burned in the let-burn scenario but not in the suppress scenario, </w:t>
      </w:r>
      <w:r w:rsidR="00394EDE">
        <w:rPr>
          <w:noProof/>
        </w:rPr>
        <w:t xml:space="preserve">however </w:t>
      </w:r>
      <w:r w:rsidR="00AA4DCA">
        <w:rPr>
          <w:noProof/>
        </w:rPr>
        <w:t>they either occurred later in the time horizon</w:t>
      </w:r>
      <w:r w:rsidR="008A34E5">
        <w:rPr>
          <w:noProof/>
        </w:rPr>
        <w:t xml:space="preserve"> (so benefits were more heavily discounted</w:t>
      </w:r>
      <w:r w:rsidR="00E82A9D">
        <w:rPr>
          <w:noProof/>
        </w:rPr>
        <w:t xml:space="preserve"> and fuels had subsequently grown in to replace those which had burned</w:t>
      </w:r>
      <w:r w:rsidR="008A34E5">
        <w:rPr>
          <w:noProof/>
        </w:rPr>
        <w:t>)</w:t>
      </w:r>
      <w:r w:rsidR="009E6B54">
        <w:rPr>
          <w:noProof/>
        </w:rPr>
        <w:t>, close to the end of the fire season,</w:t>
      </w:r>
      <w:r w:rsidR="00AA4DCA">
        <w:rPr>
          <w:noProof/>
        </w:rPr>
        <w:t xml:space="preserve"> or in milder weather and so were contained quickly. </w:t>
      </w:r>
    </w:p>
    <w:p w:rsidR="00343C53" w:rsidRDefault="00864FDE">
      <w:pPr>
        <w:pStyle w:val="Thesistext"/>
        <w:widowControl w:val="0"/>
        <w:spacing w:after="0"/>
        <w:ind w:firstLine="0"/>
        <w:rPr>
          <w:noProof/>
        </w:rPr>
      </w:pPr>
      <w:r>
        <w:rPr>
          <w:noProof/>
        </w:rPr>
        <w:t xml:space="preserve">There were several simulations </w:t>
      </w:r>
      <w:r w:rsidR="006E1C8A">
        <w:rPr>
          <w:noProof/>
        </w:rPr>
        <w:t xml:space="preserve">that </w:t>
      </w:r>
      <w:r>
        <w:rPr>
          <w:noProof/>
        </w:rPr>
        <w:t xml:space="preserve">exhibited </w:t>
      </w:r>
      <w:r w:rsidRPr="00EB3B5E">
        <w:rPr>
          <w:i/>
          <w:noProof/>
        </w:rPr>
        <w:t>no future suppression cost savings</w:t>
      </w:r>
      <w:r>
        <w:rPr>
          <w:noProof/>
        </w:rPr>
        <w:t xml:space="preserve"> (2,294 out of 25,000</w:t>
      </w:r>
      <w:r w:rsidR="0050594C">
        <w:rPr>
          <w:noProof/>
        </w:rPr>
        <w:t xml:space="preserve"> paired</w:t>
      </w:r>
      <w:r>
        <w:rPr>
          <w:noProof/>
        </w:rPr>
        <w:t xml:space="preserve"> simulations). </w:t>
      </w:r>
      <w:r w:rsidR="006F7500">
        <w:rPr>
          <w:noProof/>
        </w:rPr>
        <w:t>These</w:t>
      </w:r>
      <w:r w:rsidR="00D52FC1">
        <w:rPr>
          <w:noProof/>
        </w:rPr>
        <w:t xml:space="preserve"> simulations</w:t>
      </w:r>
      <w:r w:rsidR="006F7500">
        <w:rPr>
          <w:noProof/>
        </w:rPr>
        <w:t xml:space="preserve"> are</w:t>
      </w:r>
      <w:r>
        <w:rPr>
          <w:noProof/>
        </w:rPr>
        <w:t xml:space="preserve"> the result of fires of interest that ignited either during marginal weather and did not spread, or burned areas that did not burn again in the future. </w:t>
      </w:r>
      <w:r w:rsidR="006E1C8A">
        <w:rPr>
          <w:noProof/>
        </w:rPr>
        <w:t>And t</w:t>
      </w:r>
      <w:r w:rsidR="00AA4DCA">
        <w:rPr>
          <w:noProof/>
        </w:rPr>
        <w:t xml:space="preserve">here were a few </w:t>
      </w:r>
      <w:r w:rsidR="00AD056D">
        <w:rPr>
          <w:noProof/>
        </w:rPr>
        <w:t>path</w:t>
      </w:r>
      <w:r w:rsidR="00AA4DCA">
        <w:rPr>
          <w:noProof/>
        </w:rPr>
        <w:t xml:space="preserve">s that had </w:t>
      </w:r>
      <w:r w:rsidR="00AA4DCA" w:rsidRPr="00EB3B5E">
        <w:rPr>
          <w:i/>
          <w:noProof/>
        </w:rPr>
        <w:t>negative</w:t>
      </w:r>
      <w:r w:rsidR="00953104" w:rsidRPr="00EB3B5E">
        <w:rPr>
          <w:i/>
          <w:noProof/>
        </w:rPr>
        <w:t xml:space="preserve"> suppression cost savings</w:t>
      </w:r>
      <w:r w:rsidR="00953104">
        <w:rPr>
          <w:noProof/>
        </w:rPr>
        <w:t xml:space="preserve">, </w:t>
      </w:r>
      <w:r w:rsidR="00AA4DCA">
        <w:rPr>
          <w:noProof/>
        </w:rPr>
        <w:t>meaning that future suppression costs were higher in the let-burn scenario</w:t>
      </w:r>
      <w:r w:rsidR="007D56DC">
        <w:rPr>
          <w:noProof/>
        </w:rPr>
        <w:t xml:space="preserve"> than in the suppress scenario</w:t>
      </w:r>
      <w:r w:rsidR="00AA4DCA">
        <w:rPr>
          <w:noProof/>
        </w:rPr>
        <w:t xml:space="preserve">. This happened when </w:t>
      </w:r>
      <w:r w:rsidR="006A7EA6">
        <w:rPr>
          <w:noProof/>
        </w:rPr>
        <w:t>a future</w:t>
      </w:r>
      <w:r w:rsidR="00AA4DCA">
        <w:rPr>
          <w:noProof/>
        </w:rPr>
        <w:t xml:space="preserve"> ignition occurred in an area that had been burned in the</w:t>
      </w:r>
      <w:r w:rsidR="006A7EA6">
        <w:rPr>
          <w:noProof/>
        </w:rPr>
        <w:t xml:space="preserve"> </w:t>
      </w:r>
      <w:r w:rsidR="006A3DF7">
        <w:rPr>
          <w:noProof/>
        </w:rPr>
        <w:t>fire of interest</w:t>
      </w:r>
      <w:r w:rsidR="006A7EA6">
        <w:rPr>
          <w:noProof/>
        </w:rPr>
        <w:t xml:space="preserve"> of the</w:t>
      </w:r>
      <w:r w:rsidR="00AA4DCA">
        <w:rPr>
          <w:noProof/>
        </w:rPr>
        <w:t xml:space="preserve"> let-burn scenario and not in the suppress scenario</w:t>
      </w:r>
      <w:r w:rsidR="006A7EA6">
        <w:rPr>
          <w:noProof/>
        </w:rPr>
        <w:t xml:space="preserve">. </w:t>
      </w:r>
      <w:r w:rsidR="00953104">
        <w:rPr>
          <w:noProof/>
        </w:rPr>
        <w:t>S</w:t>
      </w:r>
      <w:r w:rsidR="007D56DC">
        <w:rPr>
          <w:noProof/>
        </w:rPr>
        <w:t>ubsequent</w:t>
      </w:r>
      <w:r w:rsidR="00AA4DCA">
        <w:rPr>
          <w:noProof/>
        </w:rPr>
        <w:t xml:space="preserve"> fire</w:t>
      </w:r>
      <w:r w:rsidR="00953104">
        <w:rPr>
          <w:noProof/>
        </w:rPr>
        <w:t>s</w:t>
      </w:r>
      <w:r w:rsidR="00AA4DCA">
        <w:rPr>
          <w:noProof/>
        </w:rPr>
        <w:t xml:space="preserve"> </w:t>
      </w:r>
      <w:r w:rsidR="00B9228B">
        <w:rPr>
          <w:noProof/>
        </w:rPr>
        <w:t>took place</w:t>
      </w:r>
      <w:r w:rsidR="00AA4DCA">
        <w:rPr>
          <w:noProof/>
        </w:rPr>
        <w:t xml:space="preserve"> </w:t>
      </w:r>
      <w:r w:rsidR="00B9228B">
        <w:rPr>
          <w:noProof/>
        </w:rPr>
        <w:t xml:space="preserve">after a period </w:t>
      </w:r>
      <w:r w:rsidR="006E1C8A">
        <w:rPr>
          <w:noProof/>
        </w:rPr>
        <w:t xml:space="preserve">that </w:t>
      </w:r>
      <w:r w:rsidR="00B9228B">
        <w:rPr>
          <w:noProof/>
        </w:rPr>
        <w:t>was long enough</w:t>
      </w:r>
      <w:r w:rsidR="00AA4DCA">
        <w:rPr>
          <w:noProof/>
        </w:rPr>
        <w:t xml:space="preserve"> </w:t>
      </w:r>
      <w:r w:rsidR="00D4722E">
        <w:rPr>
          <w:noProof/>
        </w:rPr>
        <w:t xml:space="preserve">so </w:t>
      </w:r>
      <w:r w:rsidR="00AA4DCA">
        <w:rPr>
          <w:noProof/>
        </w:rPr>
        <w:t>that the fuels had evolved</w:t>
      </w:r>
      <w:r w:rsidR="00B9228B">
        <w:rPr>
          <w:noProof/>
        </w:rPr>
        <w:t xml:space="preserve"> into a burnable state, but they evolved differe</w:t>
      </w:r>
      <w:r w:rsidR="0076719D">
        <w:rPr>
          <w:noProof/>
        </w:rPr>
        <w:t>ntly between the two scenarios. In many cases, early seral vegetation includes a higher load of small fuels, which results in a higher spread rate than is found in older stands. As a result, t</w:t>
      </w:r>
      <w:r w:rsidR="00B9228B">
        <w:rPr>
          <w:noProof/>
        </w:rPr>
        <w:t>he area burned in the let-burn scenario evolved</w:t>
      </w:r>
      <w:r w:rsidR="00AA4DCA">
        <w:rPr>
          <w:noProof/>
        </w:rPr>
        <w:t xml:space="preserve"> int</w:t>
      </w:r>
      <w:r w:rsidR="00B9228B">
        <w:rPr>
          <w:noProof/>
        </w:rPr>
        <w:t xml:space="preserve">o a high spread rate fuel model, while the area that did not burn in the suppress scenario </w:t>
      </w:r>
      <w:r w:rsidR="00AA4DCA">
        <w:rPr>
          <w:noProof/>
        </w:rPr>
        <w:t xml:space="preserve">stayed in a </w:t>
      </w:r>
      <w:r w:rsidR="00D277EA">
        <w:rPr>
          <w:noProof/>
        </w:rPr>
        <w:t xml:space="preserve">relatively slower </w:t>
      </w:r>
      <w:r w:rsidR="00AA4DCA">
        <w:rPr>
          <w:noProof/>
        </w:rPr>
        <w:t>spread rate fuel model.</w:t>
      </w:r>
      <w:r w:rsidR="00661D20">
        <w:rPr>
          <w:noProof/>
        </w:rPr>
        <w:t xml:space="preserve"> For further details, see Houtman (2011).</w:t>
      </w:r>
      <w:r w:rsidR="00794544">
        <w:rPr>
          <w:noProof/>
        </w:rPr>
        <w:t xml:space="preserve"> </w:t>
      </w:r>
    </w:p>
    <w:p w:rsidR="00575B8A" w:rsidDel="0052063E" w:rsidRDefault="00242DA6">
      <w:pPr>
        <w:pStyle w:val="Thesistext"/>
        <w:widowControl w:val="0"/>
        <w:rPr>
          <w:del w:id="22" w:author="Houtman, Rachel" w:date="2013-01-08T12:36:00Z"/>
          <w:noProof/>
        </w:rPr>
        <w:pPrChange w:id="23" w:author="Houtman, Rachel" w:date="2013-01-08T14:21:00Z">
          <w:pPr>
            <w:pStyle w:val="Thesistext"/>
            <w:widowControl w:val="0"/>
            <w:spacing w:after="0"/>
            <w:ind w:firstLine="0"/>
          </w:pPr>
        </w:pPrChange>
      </w:pPr>
      <w:ins w:id="24" w:author="Houtman, Rachel" w:date="2013-01-09T11:26:00Z">
        <w:r>
          <w:rPr>
            <w:noProof/>
          </w:rPr>
          <w:t xml:space="preserve">We ran a </w:t>
        </w:r>
      </w:ins>
      <w:ins w:id="25" w:author="Houtman, Rachel" w:date="2013-01-08T12:36:00Z">
        <w:r w:rsidR="0052063E">
          <w:rPr>
            <w:noProof/>
          </w:rPr>
          <w:t xml:space="preserve">logit regression </w:t>
        </w:r>
      </w:ins>
      <w:ins w:id="26" w:author="Houtman, Rachel" w:date="2013-01-09T12:01:00Z">
        <w:r w:rsidR="00E4615D">
          <w:rPr>
            <w:noProof/>
          </w:rPr>
          <w:t xml:space="preserve">of </w:t>
        </w:r>
      </w:ins>
      <w:ins w:id="27" w:author="Houtman, Rachel" w:date="2013-01-09T11:27:00Z">
        <w:r>
          <w:rPr>
            <w:noProof/>
          </w:rPr>
          <w:t>binned values of the expected benefit</w:t>
        </w:r>
      </w:ins>
      <w:ins w:id="28" w:author="Houtman, Rachel" w:date="2013-01-09T12:10:00Z">
        <w:r w:rsidR="00600289">
          <w:rPr>
            <w:noProof/>
          </w:rPr>
          <w:t>s</w:t>
        </w:r>
      </w:ins>
      <w:ins w:id="29" w:author="Houtman, Rachel" w:date="2013-01-09T11:27:00Z">
        <w:r>
          <w:rPr>
            <w:noProof/>
          </w:rPr>
          <w:t xml:space="preserve"> of </w:t>
        </w:r>
      </w:ins>
      <w:ins w:id="30" w:author="Houtman, Rachel" w:date="2013-01-09T12:10:00Z">
        <w:r w:rsidR="00600289">
          <w:rPr>
            <w:noProof/>
          </w:rPr>
          <w:t>the 500</w:t>
        </w:r>
      </w:ins>
      <w:ins w:id="31" w:author="Houtman, Rachel" w:date="2013-01-09T11:27:00Z">
        <w:r>
          <w:rPr>
            <w:noProof/>
          </w:rPr>
          <w:t xml:space="preserve"> fire</w:t>
        </w:r>
      </w:ins>
      <w:ins w:id="32" w:author="Houtman, Rachel" w:date="2013-01-09T12:10:00Z">
        <w:r w:rsidR="00600289">
          <w:rPr>
            <w:noProof/>
          </w:rPr>
          <w:t>s</w:t>
        </w:r>
      </w:ins>
      <w:ins w:id="33" w:author="Houtman, Rachel" w:date="2013-01-09T11:27:00Z">
        <w:r>
          <w:rPr>
            <w:noProof/>
          </w:rPr>
          <w:t xml:space="preserve"> of interest on the fire size, where</w:t>
        </w:r>
      </w:ins>
      <w:ins w:id="34" w:author="Houtman, Rachel" w:date="2013-01-08T12:36:00Z">
        <w:r w:rsidR="0052063E">
          <w:rPr>
            <w:noProof/>
          </w:rPr>
          <w:t xml:space="preserve"> fires producing</w:t>
        </w:r>
        <w:r w:rsidR="00CF2710">
          <w:rPr>
            <w:noProof/>
          </w:rPr>
          <w:t xml:space="preserve"> greater than the median value</w:t>
        </w:r>
      </w:ins>
      <w:ins w:id="35" w:author="Houtman, Rachel" w:date="2013-01-09T11:27:00Z">
        <w:r>
          <w:rPr>
            <w:noProof/>
          </w:rPr>
          <w:t xml:space="preserve"> were assigned a value of 1 and </w:t>
        </w:r>
      </w:ins>
      <w:ins w:id="36" w:author="Houtman, Rachel" w:date="2013-01-08T12:36:00Z">
        <w:r w:rsidR="0052063E">
          <w:rPr>
            <w:noProof/>
          </w:rPr>
          <w:t xml:space="preserve"> fires producing less than the median value</w:t>
        </w:r>
      </w:ins>
      <w:ins w:id="37" w:author="Houtman, Rachel" w:date="2013-01-09T11:28:00Z">
        <w:r w:rsidR="007F3CE4">
          <w:rPr>
            <w:noProof/>
          </w:rPr>
          <w:t xml:space="preserve"> were assigned a value of 0. The results</w:t>
        </w:r>
      </w:ins>
      <w:ins w:id="38" w:author="Houtman, Rachel" w:date="2013-01-08T14:22:00Z">
        <w:r w:rsidR="00865851">
          <w:rPr>
            <w:noProof/>
          </w:rPr>
          <w:t xml:space="preserve"> show that average suppression cost savings increased with the size of the fire of interest</w:t>
        </w:r>
      </w:ins>
      <w:ins w:id="39" w:author="Houtman, Rachel" w:date="2013-01-08T12:36:00Z">
        <w:r w:rsidR="0052063E">
          <w:rPr>
            <w:noProof/>
          </w:rPr>
          <w:t xml:space="preserve"> </w:t>
        </w:r>
      </w:ins>
      <w:ins w:id="40" w:author="Houtman, Rachel" w:date="2013-01-08T13:23:00Z">
        <w:r w:rsidR="00252963">
          <w:rPr>
            <w:noProof/>
          </w:rPr>
          <w:t>(</w:t>
        </w:r>
      </w:ins>
      <w:ins w:id="41" w:author="Houtman, Rachel" w:date="2013-01-08T13:24:00Z">
        <w:r w:rsidR="00252963">
          <w:rPr>
            <w:noProof/>
          </w:rPr>
          <w:t xml:space="preserve">z values in </w:t>
        </w:r>
        <w:r w:rsidR="00252963">
          <w:rPr>
            <w:noProof/>
          </w:rPr>
          <w:lastRenderedPageBreak/>
          <w:t>parentheses</w:t>
        </w:r>
      </w:ins>
      <w:ins w:id="42" w:author="Houtman, Rachel" w:date="2013-01-08T14:20:00Z">
        <w:r w:rsidR="00964330">
          <w:rPr>
            <w:noProof/>
          </w:rPr>
          <w:t xml:space="preserve">; </w:t>
        </w:r>
      </w:ins>
      <w:ins w:id="43" w:author="Houtman, Rachel" w:date="2013-01-08T14:21:00Z">
        <w:r w:rsidR="00964330">
          <w:rPr>
            <w:noProof/>
          </w:rPr>
          <w:t>Rho</w:t>
        </w:r>
      </w:ins>
      <w:ins w:id="44" w:author="Houtman, Rachel" w:date="2013-01-08T14:20:00Z">
        <w:r w:rsidR="00964330">
          <w:rPr>
            <w:rFonts w:ascii="Calibri" w:hAnsi="Calibri"/>
            <w:noProof/>
          </w:rPr>
          <w:t>²</w:t>
        </w:r>
      </w:ins>
      <w:ins w:id="45" w:author="Houtman, Rachel" w:date="2013-01-08T14:21:00Z">
        <w:r w:rsidR="00964330">
          <w:rPr>
            <w:rFonts w:ascii="Calibri" w:hAnsi="Calibri"/>
            <w:noProof/>
          </w:rPr>
          <w:t xml:space="preserve"> adjusted</w:t>
        </w:r>
      </w:ins>
      <w:ins w:id="46" w:author="Houtman, Rachel" w:date="2013-01-08T14:20:00Z">
        <w:r w:rsidR="00964330">
          <w:rPr>
            <w:noProof/>
          </w:rPr>
          <w:t xml:space="preserve"> = 0.714</w:t>
        </w:r>
      </w:ins>
      <w:ins w:id="47" w:author="Houtman, Rachel" w:date="2013-01-08T13:23:00Z">
        <w:r w:rsidR="00252963">
          <w:rPr>
            <w:noProof/>
          </w:rPr>
          <w:t>)</w:t>
        </w:r>
      </w:ins>
      <w:ins w:id="48" w:author="Houtman, Rachel" w:date="2013-01-08T14:23:00Z">
        <w:r w:rsidR="00865851">
          <w:rPr>
            <w:noProof/>
          </w:rPr>
          <w:t xml:space="preserve">: </w:t>
        </w:r>
      </w:ins>
      <w:bookmarkStart w:id="49" w:name="_GoBack"/>
      <w:bookmarkEnd w:id="49"/>
      <w:del w:id="50" w:author="Houtman, Rachel" w:date="2013-01-08T12:36:00Z">
        <w:r w:rsidR="00343C53" w:rsidDel="0052063E">
          <w:rPr>
            <w:noProof/>
          </w:rPr>
          <w:tab/>
          <w:delText>A simple linear regression of</w:delText>
        </w:r>
        <w:r w:rsidR="003C713A" w:rsidDel="0052063E">
          <w:rPr>
            <w:noProof/>
          </w:rPr>
          <w:delText>fire of interest</w:delText>
        </w:r>
        <w:r w:rsidR="005A0640" w:rsidDel="0052063E">
          <w:rPr>
            <w:noProof/>
          </w:rPr>
          <w:delText xml:space="preserve"> </w:delText>
        </w:r>
        <m:oMath>
          <m:r>
            <w:rPr>
              <w:rFonts w:ascii="Cambria Math" w:hAnsi="Cambria Math"/>
              <w:noProof/>
            </w:rPr>
            <m:t>(</m:t>
          </m:r>
          <m:r>
            <w:rPr>
              <w:rFonts w:ascii="Cambria Math" w:hAnsi="Cambria Math"/>
              <w:noProof/>
              <w:szCs w:val="24"/>
            </w:rPr>
            <m:t>E</m:t>
          </m:r>
          <m:d>
            <m:dPr>
              <m:begChr m:val="["/>
              <m:endChr m:val="]"/>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B</m:t>
                  </m:r>
                </m:e>
                <m:sup>
                  <m:r>
                    <w:rPr>
                      <w:rFonts w:ascii="Cambria Math" w:hAnsi="Cambria Math"/>
                      <w:noProof/>
                      <w:szCs w:val="24"/>
                    </w:rPr>
                    <m:t>m</m:t>
                  </m:r>
                </m:sup>
              </m:sSup>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s</m:t>
                      </m:r>
                    </m:e>
                    <m:sub>
                      <m:r>
                        <w:rPr>
                          <w:rFonts w:ascii="Cambria Math" w:hAnsi="Cambria Math"/>
                          <w:noProof/>
                          <w:szCs w:val="24"/>
                        </w:rPr>
                        <m:t>0</m:t>
                      </m:r>
                    </m:sub>
                  </m:sSub>
                  <m:r>
                    <w:rPr>
                      <w:rFonts w:ascii="Cambria Math" w:hAnsi="Cambria Math"/>
                      <w:noProof/>
                      <w:szCs w:val="24"/>
                    </w:rPr>
                    <m:t xml:space="preserve">, </m:t>
                  </m:r>
                  <m:sSubSup>
                    <m:sSubSupPr>
                      <m:ctrlPr>
                        <w:rPr>
                          <w:rFonts w:ascii="Cambria Math" w:hAnsi="Cambria Math"/>
                          <w:i/>
                          <w:noProof/>
                          <w:szCs w:val="24"/>
                        </w:rPr>
                      </m:ctrlPr>
                    </m:sSubSupPr>
                    <m:e>
                      <m:r>
                        <w:rPr>
                          <w:rFonts w:ascii="Cambria Math" w:hAnsi="Cambria Math"/>
                          <w:noProof/>
                          <w:szCs w:val="24"/>
                        </w:rPr>
                        <m:t>w</m:t>
                      </m:r>
                    </m:e>
                    <m:sub>
                      <m:r>
                        <w:rPr>
                          <w:rFonts w:ascii="Cambria Math" w:hAnsi="Cambria Math"/>
                          <w:noProof/>
                          <w:szCs w:val="24"/>
                        </w:rPr>
                        <m:t>0</m:t>
                      </m:r>
                    </m:sub>
                    <m:sup>
                      <m:r>
                        <w:rPr>
                          <w:rFonts w:ascii="Cambria Math" w:hAnsi="Cambria Math"/>
                          <w:noProof/>
                          <w:szCs w:val="24"/>
                        </w:rPr>
                        <m:t>m</m:t>
                      </m:r>
                    </m:sup>
                  </m:sSubSup>
                </m:e>
              </m:d>
            </m:e>
          </m:d>
          <m:r>
            <w:rPr>
              <w:rFonts w:ascii="Cambria Math" w:hAnsi="Cambria Math"/>
              <w:noProof/>
              <w:szCs w:val="24"/>
            </w:rPr>
            <m:t>)</m:t>
          </m:r>
        </m:oMath>
        <w:r w:rsidR="00343C53" w:rsidDel="0052063E">
          <w:rPr>
            <w:noProof/>
          </w:rPr>
          <w:delText xml:space="preserve"> on the size of the unsuppressed </w:delText>
        </w:r>
        <w:r w:rsidR="006A3DF7" w:rsidDel="0052063E">
          <w:rPr>
            <w:noProof/>
          </w:rPr>
          <w:delText>fire of interest</w:delText>
        </w:r>
        <w:r w:rsidR="00343C53" w:rsidDel="0052063E">
          <w:rPr>
            <w:noProof/>
          </w:rPr>
          <w:delText xml:space="preserve"> shows that, on ave</w:delText>
        </w:r>
        <w:r w:rsidR="000A0220" w:rsidDel="0052063E">
          <w:rPr>
            <w:noProof/>
          </w:rPr>
          <w:delText>rage, suppression cost savings we</w:delText>
        </w:r>
        <w:r w:rsidR="00343C53" w:rsidDel="0052063E">
          <w:rPr>
            <w:noProof/>
          </w:rPr>
          <w:delText xml:space="preserve">re greater when the </w:delText>
        </w:r>
        <w:r w:rsidR="0007310D" w:rsidDel="0052063E">
          <w:rPr>
            <w:noProof/>
          </w:rPr>
          <w:delText xml:space="preserve">unsuppressed </w:delText>
        </w:r>
        <w:r w:rsidR="006A3DF7" w:rsidDel="0052063E">
          <w:rPr>
            <w:noProof/>
          </w:rPr>
          <w:delText>fire of interest</w:delText>
        </w:r>
        <w:r w:rsidR="00575B8A" w:rsidDel="0052063E">
          <w:rPr>
            <w:noProof/>
          </w:rPr>
          <w:delText xml:space="preserve"> burn</w:delText>
        </w:r>
        <w:r w:rsidR="000A0220" w:rsidDel="0052063E">
          <w:rPr>
            <w:noProof/>
          </w:rPr>
          <w:delText>ed</w:delText>
        </w:r>
        <w:r w:rsidR="00575B8A" w:rsidDel="0052063E">
          <w:rPr>
            <w:noProof/>
          </w:rPr>
          <w:delText xml:space="preserve"> a larger area</w:delText>
        </w:r>
        <w:r w:rsidR="0007310D" w:rsidDel="0052063E">
          <w:rPr>
            <w:noProof/>
          </w:rPr>
          <w:delText xml:space="preserve"> (</w:delText>
        </w:r>
        <w:r w:rsidR="0007310D" w:rsidDel="0052063E">
          <w:rPr>
            <w:i/>
            <w:noProof/>
          </w:rPr>
          <w:delText>t</w:delText>
        </w:r>
        <w:r w:rsidR="0007310D" w:rsidDel="0052063E">
          <w:rPr>
            <w:noProof/>
          </w:rPr>
          <w:delText xml:space="preserve">-statistics in parentheses, </w:delText>
        </w:r>
        <w:r w:rsidR="0007310D" w:rsidDel="0052063E">
          <w:rPr>
            <w:i/>
            <w:noProof/>
          </w:rPr>
          <w:delText>R</w:delText>
        </w:r>
        <w:r w:rsidR="0007310D" w:rsidDel="0052063E">
          <w:rPr>
            <w:noProof/>
            <w:vertAlign w:val="superscript"/>
          </w:rPr>
          <w:delText>2</w:delText>
        </w:r>
        <w:r w:rsidR="0007310D" w:rsidDel="0052063E">
          <w:rPr>
            <w:noProof/>
          </w:rPr>
          <w:delText xml:space="preserve"> adjusted = 0.</w:delText>
        </w:r>
        <w:r w:rsidR="00016809" w:rsidDel="0052063E">
          <w:rPr>
            <w:noProof/>
          </w:rPr>
          <w:delText>842</w:delText>
        </w:r>
        <w:r w:rsidR="0007310D" w:rsidDel="0052063E">
          <w:rPr>
            <w:noProof/>
          </w:rPr>
          <w:delText>)</w:delText>
        </w:r>
        <w:r w:rsidR="00575B8A" w:rsidDel="0052063E">
          <w:rPr>
            <w:noProof/>
          </w:rPr>
          <w:delText>:</w:delText>
        </w:r>
      </w:del>
    </w:p>
    <w:p w:rsidR="0007310D" w:rsidRPr="000A1C06" w:rsidRDefault="0007310D" w:rsidP="00650FCD">
      <w:pPr>
        <w:pStyle w:val="Thesistext"/>
        <w:widowControl w:val="0"/>
        <w:spacing w:after="0"/>
        <w:rPr>
          <w:i/>
          <w:noProof/>
        </w:rPr>
      </w:pPr>
    </w:p>
    <w:p w:rsidR="0007310D" w:rsidRPr="000A1C06" w:rsidRDefault="0007310D" w:rsidP="000E1D65">
      <w:pPr>
        <w:pStyle w:val="Thesistext"/>
        <w:keepNext/>
        <w:widowControl w:val="0"/>
        <w:spacing w:after="0"/>
        <w:ind w:firstLine="0"/>
        <w:jc w:val="center"/>
        <w:rPr>
          <w:i/>
          <w:noProof/>
        </w:rPr>
      </w:pPr>
      <w:ins w:id="51" w:author="Houtman, Rachel" w:date="2013-01-08T12:36:00Z">
        <m:oMath>
          <m:r>
            <w:rPr>
              <w:rFonts w:ascii="Cambria Math" w:hAnsi="Cambria Math"/>
              <w:noProof/>
            </w:rPr>
            <m:t>logit</m:t>
          </m:r>
        </m:oMath>
      </w:ins>
      <w:ins w:id="52" w:author="Houtman, Rachel" w:date="2013-01-09T11:57:00Z">
        <m:oMath>
          <m:r>
            <w:rPr>
              <w:rFonts w:ascii="Cambria Math" w:hAnsi="Cambria Math"/>
              <w:noProof/>
            </w:rPr>
            <m:t>{</m:t>
          </m:r>
        </m:oMath>
      </w:ins>
      <w:ins w:id="53" w:author="Houtman, Rachel" w:date="2013-01-09T11:58:00Z">
        <m:oMath>
          <m:r>
            <w:rPr>
              <w:rFonts w:ascii="Cambria Math" w:hAnsi="Cambria Math"/>
              <w:noProof/>
            </w:rPr>
            <m:t>P</m:t>
          </m:r>
        </m:oMath>
      </w:ins>
      <w:ins w:id="54" w:author="Houtman, Rachel" w:date="2013-01-08T12:36:00Z">
        <m:oMath>
          <m:r>
            <w:rPr>
              <w:rFonts w:ascii="Cambria Math" w:hAnsi="Cambria Math"/>
              <w:noProof/>
            </w:rPr>
            <m:t>(</m:t>
          </m:r>
        </m:oMath>
      </w:ins>
      <m:oMath>
        <m:r>
          <w:rPr>
            <w:rFonts w:ascii="Cambria Math" w:hAnsi="Cambria Math"/>
            <w:noProof/>
            <w:szCs w:val="24"/>
            <w:vertAlign w:val="superscript"/>
          </w:rPr>
          <m:t>E</m:t>
        </m:r>
        <m:d>
          <m:dPr>
            <m:begChr m:val="["/>
            <m:endChr m:val="]"/>
            <m:ctrlPr>
              <w:rPr>
                <w:rFonts w:ascii="Cambria Math" w:hAnsi="Cambria Math"/>
                <w:i/>
                <w:noProof/>
                <w:szCs w:val="24"/>
                <w:vertAlign w:val="superscript"/>
              </w:rPr>
            </m:ctrlPr>
          </m:dPr>
          <m:e>
            <m:sSup>
              <m:sSupPr>
                <m:ctrlPr>
                  <w:rPr>
                    <w:rFonts w:ascii="Cambria Math" w:hAnsi="Cambria Math"/>
                    <w:i/>
                    <w:noProof/>
                    <w:szCs w:val="24"/>
                    <w:vertAlign w:val="superscript"/>
                  </w:rPr>
                </m:ctrlPr>
              </m:sSupPr>
              <m:e>
                <m:r>
                  <w:rPr>
                    <w:rFonts w:ascii="Cambria Math" w:hAnsi="Cambria Math"/>
                    <w:noProof/>
                    <w:szCs w:val="24"/>
                    <w:vertAlign w:val="superscript"/>
                  </w:rPr>
                  <m:t>B</m:t>
                </m:r>
              </m:e>
              <m:sup>
                <m:r>
                  <w:rPr>
                    <w:rFonts w:ascii="Cambria Math" w:hAnsi="Cambria Math"/>
                    <w:noProof/>
                    <w:szCs w:val="24"/>
                    <w:vertAlign w:val="superscript"/>
                  </w:rPr>
                  <m:t>m</m:t>
                </m:r>
              </m:sup>
            </m:sSup>
            <m:d>
              <m:dPr>
                <m:ctrlPr>
                  <w:rPr>
                    <w:rFonts w:ascii="Cambria Math" w:hAnsi="Cambria Math"/>
                    <w:i/>
                    <w:noProof/>
                    <w:szCs w:val="24"/>
                    <w:vertAlign w:val="superscript"/>
                  </w:rPr>
                </m:ctrlPr>
              </m:dPr>
              <m:e>
                <m:sSub>
                  <m:sSubPr>
                    <m:ctrlPr>
                      <w:rPr>
                        <w:rFonts w:ascii="Cambria Math" w:hAnsi="Cambria Math"/>
                        <w:i/>
                        <w:noProof/>
                        <w:szCs w:val="24"/>
                        <w:vertAlign w:val="superscript"/>
                      </w:rPr>
                    </m:ctrlPr>
                  </m:sSubPr>
                  <m:e>
                    <m:r>
                      <w:rPr>
                        <w:rFonts w:ascii="Cambria Math" w:hAnsi="Cambria Math"/>
                        <w:noProof/>
                        <w:szCs w:val="24"/>
                        <w:vertAlign w:val="superscript"/>
                      </w:rPr>
                      <m:t>s</m:t>
                    </m:r>
                  </m:e>
                  <m:sub>
                    <m:r>
                      <w:rPr>
                        <w:rFonts w:ascii="Cambria Math" w:hAnsi="Cambria Math"/>
                        <w:noProof/>
                        <w:szCs w:val="24"/>
                        <w:vertAlign w:val="superscript"/>
                      </w:rPr>
                      <m:t>0</m:t>
                    </m:r>
                  </m:sub>
                </m:sSub>
                <m:r>
                  <w:rPr>
                    <w:rFonts w:ascii="Cambria Math" w:hAnsi="Cambria Math"/>
                    <w:noProof/>
                    <w:szCs w:val="24"/>
                    <w:vertAlign w:val="superscript"/>
                  </w:rPr>
                  <m:t xml:space="preserve">, </m:t>
                </m:r>
                <m:sSubSup>
                  <m:sSubSupPr>
                    <m:ctrlPr>
                      <w:rPr>
                        <w:rFonts w:ascii="Cambria Math" w:hAnsi="Cambria Math"/>
                        <w:i/>
                        <w:noProof/>
                        <w:szCs w:val="24"/>
                        <w:vertAlign w:val="superscript"/>
                      </w:rPr>
                    </m:ctrlPr>
                  </m:sSubSupPr>
                  <m:e>
                    <m:r>
                      <w:rPr>
                        <w:rFonts w:ascii="Cambria Math" w:hAnsi="Cambria Math"/>
                        <w:noProof/>
                        <w:szCs w:val="24"/>
                        <w:vertAlign w:val="superscript"/>
                      </w:rPr>
                      <m:t>w</m:t>
                    </m:r>
                  </m:e>
                  <m:sub>
                    <m:r>
                      <w:rPr>
                        <w:rFonts w:ascii="Cambria Math" w:hAnsi="Cambria Math"/>
                        <w:noProof/>
                        <w:szCs w:val="24"/>
                        <w:vertAlign w:val="superscript"/>
                      </w:rPr>
                      <m:t>0</m:t>
                    </m:r>
                  </m:sub>
                  <m:sup>
                    <m:r>
                      <w:rPr>
                        <w:rFonts w:ascii="Cambria Math" w:hAnsi="Cambria Math"/>
                        <w:noProof/>
                        <w:szCs w:val="24"/>
                        <w:vertAlign w:val="superscript"/>
                      </w:rPr>
                      <m:t>m</m:t>
                    </m:r>
                  </m:sup>
                </m:sSubSup>
              </m:e>
            </m:d>
          </m:e>
        </m:d>
        <w:ins w:id="55" w:author="Houtman, Rachel" w:date="2013-01-09T11:58:00Z">
          <m:r>
            <w:rPr>
              <w:rFonts w:ascii="Cambria Math" w:hAnsi="Cambria Math"/>
              <w:noProof/>
              <w:szCs w:val="24"/>
              <w:vertAlign w:val="superscript"/>
            </w:rPr>
            <m:t>&gt;Mdn</m:t>
          </m:r>
        </w:ins>
        <m:d>
          <m:dPr>
            <m:begChr m:val="["/>
            <m:endChr m:val="]"/>
            <m:ctrlPr>
              <w:ins w:id="56" w:author="Houtman, Rachel" w:date="2013-01-09T11:58:00Z">
                <w:rPr>
                  <w:rFonts w:ascii="Cambria Math" w:hAnsi="Cambria Math"/>
                  <w:i/>
                  <w:noProof/>
                  <w:szCs w:val="24"/>
                  <w:vertAlign w:val="superscript"/>
                </w:rPr>
              </w:ins>
            </m:ctrlPr>
          </m:dPr>
          <m:e>
            <m:sSup>
              <m:sSupPr>
                <m:ctrlPr>
                  <w:ins w:id="57" w:author="Houtman, Rachel" w:date="2013-01-09T11:58:00Z">
                    <w:rPr>
                      <w:rFonts w:ascii="Cambria Math" w:hAnsi="Cambria Math"/>
                      <w:i/>
                      <w:noProof/>
                      <w:szCs w:val="24"/>
                      <w:vertAlign w:val="superscript"/>
                    </w:rPr>
                  </w:ins>
                </m:ctrlPr>
              </m:sSupPr>
              <m:e>
                <w:ins w:id="58" w:author="Houtman, Rachel" w:date="2013-01-09T11:58:00Z">
                  <m:r>
                    <w:rPr>
                      <w:rFonts w:ascii="Cambria Math" w:hAnsi="Cambria Math"/>
                      <w:noProof/>
                      <w:szCs w:val="24"/>
                      <w:vertAlign w:val="superscript"/>
                    </w:rPr>
                    <m:t>B</m:t>
                  </m:r>
                </w:ins>
              </m:e>
              <m:sup>
                <w:ins w:id="59" w:author="Houtman, Rachel" w:date="2013-01-09T11:58:00Z">
                  <m:r>
                    <w:rPr>
                      <w:rFonts w:ascii="Cambria Math" w:hAnsi="Cambria Math"/>
                      <w:noProof/>
                      <w:szCs w:val="24"/>
                      <w:vertAlign w:val="superscript"/>
                    </w:rPr>
                    <m:t>m</m:t>
                  </m:r>
                </w:ins>
              </m:sup>
            </m:sSup>
            <m:d>
              <m:dPr>
                <m:ctrlPr>
                  <w:ins w:id="60" w:author="Houtman, Rachel" w:date="2013-01-09T11:58:00Z">
                    <w:rPr>
                      <w:rFonts w:ascii="Cambria Math" w:hAnsi="Cambria Math"/>
                      <w:i/>
                      <w:noProof/>
                      <w:szCs w:val="24"/>
                      <w:vertAlign w:val="superscript"/>
                    </w:rPr>
                  </w:ins>
                </m:ctrlPr>
              </m:dPr>
              <m:e>
                <m:sSub>
                  <m:sSubPr>
                    <m:ctrlPr>
                      <w:ins w:id="61" w:author="Houtman, Rachel" w:date="2013-01-09T11:58:00Z">
                        <w:rPr>
                          <w:rFonts w:ascii="Cambria Math" w:hAnsi="Cambria Math"/>
                          <w:i/>
                          <w:noProof/>
                          <w:szCs w:val="24"/>
                          <w:vertAlign w:val="superscript"/>
                        </w:rPr>
                      </w:ins>
                    </m:ctrlPr>
                  </m:sSubPr>
                  <m:e>
                    <w:ins w:id="62" w:author="Houtman, Rachel" w:date="2013-01-09T11:58:00Z">
                      <m:r>
                        <w:rPr>
                          <w:rFonts w:ascii="Cambria Math" w:hAnsi="Cambria Math"/>
                          <w:noProof/>
                          <w:szCs w:val="24"/>
                          <w:vertAlign w:val="superscript"/>
                        </w:rPr>
                        <m:t>s</m:t>
                      </m:r>
                    </w:ins>
                  </m:e>
                  <m:sub>
                    <w:ins w:id="63" w:author="Houtman, Rachel" w:date="2013-01-09T11:58:00Z">
                      <m:r>
                        <w:rPr>
                          <w:rFonts w:ascii="Cambria Math" w:hAnsi="Cambria Math"/>
                          <w:noProof/>
                          <w:szCs w:val="24"/>
                          <w:vertAlign w:val="superscript"/>
                        </w:rPr>
                        <m:t>0</m:t>
                      </m:r>
                    </w:ins>
                  </m:sub>
                </m:sSub>
                <w:ins w:id="64" w:author="Houtman, Rachel" w:date="2013-01-09T11:58:00Z">
                  <m:r>
                    <w:rPr>
                      <w:rFonts w:ascii="Cambria Math" w:hAnsi="Cambria Math"/>
                      <w:noProof/>
                      <w:szCs w:val="24"/>
                      <w:vertAlign w:val="superscript"/>
                    </w:rPr>
                    <m:t>,</m:t>
                  </m:r>
                </w:ins>
                <m:sSubSup>
                  <m:sSubSupPr>
                    <m:ctrlPr>
                      <w:ins w:id="65" w:author="Houtman, Rachel" w:date="2013-01-09T11:58:00Z">
                        <w:rPr>
                          <w:rFonts w:ascii="Cambria Math" w:hAnsi="Cambria Math"/>
                          <w:i/>
                          <w:noProof/>
                          <w:szCs w:val="24"/>
                          <w:vertAlign w:val="superscript"/>
                        </w:rPr>
                      </w:ins>
                    </m:ctrlPr>
                  </m:sSubSupPr>
                  <m:e>
                    <w:ins w:id="66" w:author="Houtman, Rachel" w:date="2013-01-09T11:58:00Z">
                      <m:r>
                        <w:rPr>
                          <w:rFonts w:ascii="Cambria Math" w:hAnsi="Cambria Math"/>
                          <w:noProof/>
                          <w:szCs w:val="24"/>
                          <w:vertAlign w:val="superscript"/>
                        </w:rPr>
                        <m:t>w</m:t>
                      </m:r>
                    </w:ins>
                  </m:e>
                  <m:sub>
                    <w:ins w:id="67" w:author="Houtman, Rachel" w:date="2013-01-09T11:58:00Z">
                      <m:r>
                        <w:rPr>
                          <w:rFonts w:ascii="Cambria Math" w:hAnsi="Cambria Math"/>
                          <w:noProof/>
                          <w:szCs w:val="24"/>
                          <w:vertAlign w:val="superscript"/>
                        </w:rPr>
                        <m:t>0</m:t>
                      </m:r>
                    </w:ins>
                  </m:sub>
                  <m:sup>
                    <w:ins w:id="68" w:author="Houtman, Rachel" w:date="2013-01-09T11:58:00Z">
                      <m:r>
                        <w:rPr>
                          <w:rFonts w:ascii="Cambria Math" w:hAnsi="Cambria Math"/>
                          <w:noProof/>
                          <w:szCs w:val="24"/>
                          <w:vertAlign w:val="superscript"/>
                        </w:rPr>
                        <m:t>m</m:t>
                      </m:r>
                    </w:ins>
                  </m:sup>
                </m:sSubSup>
              </m:e>
            </m:d>
          </m:e>
        </m:d>
        <w:ins w:id="69" w:author="Houtman, Rachel" w:date="2013-01-09T11:58:00Z">
          <m:r>
            <w:rPr>
              <w:rFonts w:ascii="Cambria Math" w:hAnsi="Cambria Math"/>
              <w:noProof/>
              <w:szCs w:val="24"/>
              <w:vertAlign w:val="superscript"/>
            </w:rPr>
            <m:t>}</m:t>
          </m:r>
        </w:ins>
      </m:oMath>
      <w:r w:rsidR="0008486C">
        <w:rPr>
          <w:i/>
          <w:noProof/>
        </w:rPr>
        <w:t xml:space="preserve">   = </w:t>
      </w:r>
      <w:ins w:id="70" w:author="Houtman, Rachel" w:date="2013-01-08T12:37:00Z">
        <w:r w:rsidR="0052063E">
          <w:rPr>
            <w:i/>
            <w:noProof/>
          </w:rPr>
          <w:t>-7.6</w:t>
        </w:r>
      </w:ins>
      <w:ins w:id="71" w:author="Houtman, Rachel" w:date="2013-01-08T12:38:00Z">
        <w:r w:rsidR="0052063E">
          <w:rPr>
            <w:i/>
            <w:noProof/>
          </w:rPr>
          <w:t>775</w:t>
        </w:r>
      </w:ins>
      <w:del w:id="72" w:author="Houtman, Rachel" w:date="2013-01-08T12:37:00Z">
        <w:r w:rsidR="00016809" w:rsidRPr="000A1C06" w:rsidDel="0052063E">
          <w:rPr>
            <w:i/>
            <w:noProof/>
          </w:rPr>
          <w:delText>122315.28</w:delText>
        </w:r>
      </w:del>
      <w:r w:rsidR="00016809" w:rsidRPr="000A1C06">
        <w:rPr>
          <w:i/>
          <w:noProof/>
        </w:rPr>
        <w:t xml:space="preserve">      </w:t>
      </w:r>
      <w:r w:rsidRPr="000A1C06">
        <w:rPr>
          <w:i/>
          <w:noProof/>
        </w:rPr>
        <w:t xml:space="preserve">+  </w:t>
      </w:r>
      <w:r w:rsidRPr="000A1C06">
        <w:rPr>
          <w:i/>
          <w:noProof/>
        </w:rPr>
        <w:tab/>
      </w:r>
      <w:ins w:id="73" w:author="Houtman, Rachel" w:date="2013-01-08T12:37:00Z">
        <w:r w:rsidR="0052063E">
          <w:rPr>
            <w:i/>
            <w:noProof/>
          </w:rPr>
          <w:t>0.0002</w:t>
        </w:r>
      </w:ins>
      <w:del w:id="74" w:author="Houtman, Rachel" w:date="2013-01-08T12:37:00Z">
        <w:r w:rsidR="00016809" w:rsidRPr="000A1C06" w:rsidDel="0052063E">
          <w:rPr>
            <w:i/>
            <w:noProof/>
          </w:rPr>
          <w:delText>60.33</w:delText>
        </w:r>
      </w:del>
      <w:r w:rsidRPr="000A1C06">
        <w:rPr>
          <w:i/>
          <w:noProof/>
        </w:rPr>
        <w:t xml:space="preserve"> * fire size (ha)</w:t>
      </w:r>
    </w:p>
    <w:p w:rsidR="0007310D" w:rsidRDefault="0007310D" w:rsidP="00520835">
      <w:pPr>
        <w:pStyle w:val="Thesistext"/>
        <w:keepNext/>
        <w:widowControl w:val="0"/>
        <w:spacing w:after="0"/>
        <w:ind w:firstLine="0"/>
        <w:rPr>
          <w:noProof/>
        </w:rPr>
      </w:pPr>
      <w:r>
        <w:rPr>
          <w:noProof/>
        </w:rPr>
        <w:tab/>
      </w:r>
      <w:r>
        <w:rPr>
          <w:noProof/>
        </w:rPr>
        <w:tab/>
      </w:r>
      <w:r>
        <w:rPr>
          <w:noProof/>
        </w:rPr>
        <w:tab/>
      </w:r>
      <w:r w:rsidR="008A7E98">
        <w:rPr>
          <w:noProof/>
        </w:rPr>
        <w:tab/>
      </w:r>
      <w:r w:rsidR="000E1D65">
        <w:rPr>
          <w:noProof/>
        </w:rPr>
        <w:tab/>
      </w:r>
      <w:r w:rsidR="000E1D65">
        <w:rPr>
          <w:noProof/>
        </w:rPr>
        <w:tab/>
      </w:r>
      <w:r w:rsidR="0008486C">
        <w:rPr>
          <w:noProof/>
        </w:rPr>
        <w:tab/>
      </w:r>
      <w:r w:rsidR="000E1D65">
        <w:rPr>
          <w:noProof/>
        </w:rPr>
        <w:t xml:space="preserve">       </w:t>
      </w:r>
      <w:r>
        <w:rPr>
          <w:noProof/>
        </w:rPr>
        <w:t>(</w:t>
      </w:r>
      <w:ins w:id="75" w:author="Houtman, Rachel" w:date="2013-01-08T13:24:00Z">
        <w:r w:rsidR="00252963">
          <w:rPr>
            <w:noProof/>
          </w:rPr>
          <w:t>-8.84</w:t>
        </w:r>
      </w:ins>
      <w:del w:id="76" w:author="Houtman, Rachel" w:date="2013-01-08T13:24:00Z">
        <w:r w:rsidR="00016809" w:rsidDel="00252963">
          <w:rPr>
            <w:noProof/>
          </w:rPr>
          <w:delText>2.30</w:delText>
        </w:r>
      </w:del>
      <w:r>
        <w:rPr>
          <w:noProof/>
        </w:rPr>
        <w:t>)</w:t>
      </w:r>
      <w:r>
        <w:rPr>
          <w:noProof/>
        </w:rPr>
        <w:tab/>
      </w:r>
      <w:r>
        <w:rPr>
          <w:noProof/>
        </w:rPr>
        <w:tab/>
      </w:r>
      <w:r w:rsidR="00D070D0">
        <w:rPr>
          <w:noProof/>
        </w:rPr>
        <w:tab/>
      </w:r>
      <w:r>
        <w:rPr>
          <w:noProof/>
        </w:rPr>
        <w:t>(</w:t>
      </w:r>
      <w:ins w:id="77" w:author="Houtman, Rachel" w:date="2013-01-08T13:24:00Z">
        <w:r w:rsidR="00252963">
          <w:rPr>
            <w:noProof/>
          </w:rPr>
          <w:t>9.60</w:t>
        </w:r>
      </w:ins>
      <w:del w:id="78" w:author="Houtman, Rachel" w:date="2013-01-08T13:24:00Z">
        <w:r w:rsidR="00016809" w:rsidDel="00252963">
          <w:rPr>
            <w:noProof/>
          </w:rPr>
          <w:delText>51.59</w:delText>
        </w:r>
      </w:del>
      <w:r>
        <w:rPr>
          <w:noProof/>
        </w:rPr>
        <w:t>)</w:t>
      </w:r>
    </w:p>
    <w:p w:rsidR="0007310D" w:rsidRDefault="0007310D" w:rsidP="0036452C">
      <w:pPr>
        <w:pStyle w:val="Thesistext"/>
        <w:widowControl w:val="0"/>
        <w:spacing w:after="0"/>
        <w:ind w:firstLine="0"/>
        <w:rPr>
          <w:noProof/>
        </w:rPr>
      </w:pPr>
    </w:p>
    <w:p w:rsidR="00785BB2" w:rsidRDefault="00575B8A" w:rsidP="00D4722E">
      <w:pPr>
        <w:pStyle w:val="Thesistext"/>
        <w:widowControl w:val="0"/>
        <w:spacing w:after="0"/>
        <w:ind w:firstLine="0"/>
        <w:rPr>
          <w:noProof/>
        </w:rPr>
      </w:pPr>
      <w:r>
        <w:rPr>
          <w:noProof/>
        </w:rPr>
        <w:t xml:space="preserve">A large fire produces more fuel treatment than a small fire </w:t>
      </w:r>
      <w:r w:rsidR="00A553F6">
        <w:rPr>
          <w:noProof/>
        </w:rPr>
        <w:t xml:space="preserve">which can </w:t>
      </w:r>
      <w:r>
        <w:rPr>
          <w:noProof/>
        </w:rPr>
        <w:t xml:space="preserve">increase the difference in </w:t>
      </w:r>
      <w:r w:rsidR="00A553F6">
        <w:rPr>
          <w:noProof/>
        </w:rPr>
        <w:t xml:space="preserve">the </w:t>
      </w:r>
      <w:r>
        <w:rPr>
          <w:noProof/>
        </w:rPr>
        <w:t xml:space="preserve">size and, hence, </w:t>
      </w:r>
      <w:r w:rsidR="00513EBA">
        <w:rPr>
          <w:noProof/>
        </w:rPr>
        <w:t xml:space="preserve">the </w:t>
      </w:r>
      <w:r>
        <w:rPr>
          <w:noProof/>
        </w:rPr>
        <w:t xml:space="preserve">estimated </w:t>
      </w:r>
      <w:r w:rsidR="00513EBA">
        <w:rPr>
          <w:noProof/>
        </w:rPr>
        <w:t xml:space="preserve">difference in </w:t>
      </w:r>
      <w:r>
        <w:rPr>
          <w:noProof/>
        </w:rPr>
        <w:t xml:space="preserve">fire suppression costs for </w:t>
      </w:r>
      <w:r w:rsidR="006A3DF7">
        <w:rPr>
          <w:noProof/>
        </w:rPr>
        <w:t>subsequent fire</w:t>
      </w:r>
      <w:r>
        <w:rPr>
          <w:noProof/>
        </w:rPr>
        <w:t xml:space="preserve">s. The average annual </w:t>
      </w:r>
      <w:r w:rsidR="00513EBA">
        <w:rPr>
          <w:noProof/>
        </w:rPr>
        <w:t xml:space="preserve">change in </w:t>
      </w:r>
      <w:r w:rsidR="00F6458F">
        <w:rPr>
          <w:noProof/>
        </w:rPr>
        <w:t xml:space="preserve">suppression cost </w:t>
      </w:r>
      <w:r w:rsidR="00F02E0D">
        <w:rPr>
          <w:noProof/>
        </w:rPr>
        <w:t xml:space="preserve">and the average annual reduction in area burned </w:t>
      </w:r>
      <w:r w:rsidR="002845E8">
        <w:rPr>
          <w:noProof/>
        </w:rPr>
        <w:t xml:space="preserve">for </w:t>
      </w:r>
      <w:r>
        <w:rPr>
          <w:noProof/>
        </w:rPr>
        <w:t xml:space="preserve">the 500 </w:t>
      </w:r>
      <w:r w:rsidR="002845E8">
        <w:rPr>
          <w:noProof/>
        </w:rPr>
        <w:t>fires of interest in</w:t>
      </w:r>
      <w:r>
        <w:rPr>
          <w:noProof/>
        </w:rPr>
        <w:t xml:space="preserve"> each year in the time horizon </w:t>
      </w:r>
      <w:r w:rsidR="00F02E0D">
        <w:rPr>
          <w:noProof/>
        </w:rPr>
        <w:t>are</w:t>
      </w:r>
      <w:r>
        <w:rPr>
          <w:noProof/>
        </w:rPr>
        <w:t xml:space="preserve"> shown in Figure </w:t>
      </w:r>
      <w:r w:rsidR="00953104">
        <w:rPr>
          <w:noProof/>
        </w:rPr>
        <w:t>4</w:t>
      </w:r>
      <w:r w:rsidR="00F02E0D">
        <w:rPr>
          <w:noProof/>
        </w:rPr>
        <w:t xml:space="preserve">. These variables are highly correlated because, for a given sample </w:t>
      </w:r>
      <w:r w:rsidR="00AD056D">
        <w:rPr>
          <w:noProof/>
        </w:rPr>
        <w:t>path</w:t>
      </w:r>
      <w:r w:rsidR="00F02E0D">
        <w:rPr>
          <w:noProof/>
        </w:rPr>
        <w:t xml:space="preserve">, fire size is the </w:t>
      </w:r>
      <w:r w:rsidR="00F6458F">
        <w:rPr>
          <w:noProof/>
        </w:rPr>
        <w:t>most important</w:t>
      </w:r>
      <w:r w:rsidR="00F02E0D">
        <w:rPr>
          <w:noProof/>
        </w:rPr>
        <w:t xml:space="preserve"> factor determining fire suppression cost in the equation that we used. This shows that the effect of the </w:t>
      </w:r>
      <w:r w:rsidR="006A3DF7">
        <w:rPr>
          <w:noProof/>
        </w:rPr>
        <w:t>fire of interest</w:t>
      </w:r>
      <w:r w:rsidR="00F02E0D">
        <w:rPr>
          <w:noProof/>
        </w:rPr>
        <w:t xml:space="preserve"> on </w:t>
      </w:r>
      <w:r w:rsidR="006A3DF7">
        <w:rPr>
          <w:noProof/>
        </w:rPr>
        <w:t>subsequent fire</w:t>
      </w:r>
      <w:r w:rsidR="00F02E0D">
        <w:rPr>
          <w:noProof/>
        </w:rPr>
        <w:t xml:space="preserve">s largely disappears after about 25 years under our assumption that all </w:t>
      </w:r>
      <w:r w:rsidR="006A3DF7">
        <w:rPr>
          <w:noProof/>
        </w:rPr>
        <w:t>subsequent fire</w:t>
      </w:r>
      <w:r w:rsidR="00620BAD">
        <w:rPr>
          <w:noProof/>
        </w:rPr>
        <w:t xml:space="preserve">s will be suppressed. This </w:t>
      </w:r>
      <w:r w:rsidR="00A90846">
        <w:rPr>
          <w:noProof/>
        </w:rPr>
        <w:t xml:space="preserve">result also depends on our assumptions about the length of time it takes for </w:t>
      </w:r>
      <w:r w:rsidR="00F02E0D">
        <w:rPr>
          <w:noProof/>
        </w:rPr>
        <w:t xml:space="preserve">the areas that are burned in the </w:t>
      </w:r>
      <w:r w:rsidR="006A3DF7">
        <w:rPr>
          <w:noProof/>
        </w:rPr>
        <w:t>fire of interest</w:t>
      </w:r>
      <w:r w:rsidR="00F02E0D">
        <w:rPr>
          <w:noProof/>
        </w:rPr>
        <w:t xml:space="preserve"> to generate sufficient fuel loads to carry a fire</w:t>
      </w:r>
      <w:r w:rsidR="00785BB2">
        <w:rPr>
          <w:noProof/>
        </w:rPr>
        <w:t>.</w:t>
      </w:r>
    </w:p>
    <w:p w:rsidR="00CA73DD" w:rsidRDefault="00F02E0D" w:rsidP="0036452C">
      <w:pPr>
        <w:pStyle w:val="Thesistext"/>
        <w:widowControl w:val="0"/>
        <w:spacing w:after="0"/>
        <w:ind w:firstLine="0"/>
        <w:rPr>
          <w:noProof/>
        </w:rPr>
      </w:pPr>
      <w:r>
        <w:rPr>
          <w:noProof/>
        </w:rPr>
        <w:tab/>
        <w:t>Surface fire and crown fire have very different impacts on forest ecosystems. C</w:t>
      </w:r>
      <w:r w:rsidR="00513EBA">
        <w:rPr>
          <w:noProof/>
        </w:rPr>
        <w:t>r</w:t>
      </w:r>
      <w:r>
        <w:rPr>
          <w:noProof/>
        </w:rPr>
        <w:t xml:space="preserve">own fire is often stand-replacing, resulting in a greater loss of timber value, recreational opportunities, and wildlife habitat, while surface fire typically results in reduced fuel load and less densely stocked </w:t>
      </w:r>
      <w:r>
        <w:rPr>
          <w:noProof/>
        </w:rPr>
        <w:lastRenderedPageBreak/>
        <w:t xml:space="preserve">stands and, hence, is largely beneficial. </w:t>
      </w:r>
      <w:r w:rsidR="007D787A">
        <w:rPr>
          <w:noProof/>
        </w:rPr>
        <w:t xml:space="preserve">We found that the proportion of the total area burned in crown fire in </w:t>
      </w:r>
      <w:r w:rsidR="006A3DF7">
        <w:rPr>
          <w:noProof/>
        </w:rPr>
        <w:t>subsequent fire</w:t>
      </w:r>
      <w:r w:rsidR="007D787A">
        <w:rPr>
          <w:noProof/>
        </w:rPr>
        <w:t xml:space="preserve">s was roughly the same whether the </w:t>
      </w:r>
      <w:r w:rsidR="006A3DF7">
        <w:rPr>
          <w:noProof/>
        </w:rPr>
        <w:t>fire of interest</w:t>
      </w:r>
      <w:r w:rsidR="007D787A">
        <w:rPr>
          <w:noProof/>
        </w:rPr>
        <w:t xml:space="preserve"> was allowed to burn or not</w:t>
      </w:r>
      <w:r w:rsidR="000A0220">
        <w:rPr>
          <w:noProof/>
        </w:rPr>
        <w:t xml:space="preserve"> (averaging 7-to-8 percent)</w:t>
      </w:r>
      <w:r w:rsidR="007D787A">
        <w:rPr>
          <w:noProof/>
        </w:rPr>
        <w:t xml:space="preserve">. However, because the total area burned was less in the let-burn scenario, the extent of crown fire was also reduced. </w:t>
      </w:r>
    </w:p>
    <w:p w:rsidR="00B93E34" w:rsidRDefault="009A38DB" w:rsidP="0036452C">
      <w:pPr>
        <w:pStyle w:val="Thesistext"/>
        <w:widowControl w:val="0"/>
        <w:spacing w:after="0"/>
        <w:ind w:firstLine="0"/>
        <w:rPr>
          <w:noProof/>
        </w:rPr>
      </w:pPr>
      <w:r>
        <w:rPr>
          <w:noProof/>
        </w:rPr>
        <w:tab/>
      </w:r>
      <w:r w:rsidR="00BC5E67">
        <w:rPr>
          <w:noProof/>
        </w:rPr>
        <w:t xml:space="preserve">Our analysis indicates that the potential </w:t>
      </w:r>
      <w:r w:rsidR="00394EDE">
        <w:rPr>
          <w:noProof/>
        </w:rPr>
        <w:t xml:space="preserve">exists </w:t>
      </w:r>
      <w:r w:rsidR="00BC5E67">
        <w:rPr>
          <w:noProof/>
        </w:rPr>
        <w:t>for unsuppressed wildfire to generate positive benefits</w:t>
      </w:r>
      <w:r w:rsidR="007D787A">
        <w:rPr>
          <w:noProof/>
        </w:rPr>
        <w:t xml:space="preserve"> </w:t>
      </w:r>
      <w:r w:rsidR="00EE1FAA">
        <w:rPr>
          <w:noProof/>
        </w:rPr>
        <w:t>in the form of reduced future suppression costs</w:t>
      </w:r>
      <w:r w:rsidR="002E4E15">
        <w:rPr>
          <w:noProof/>
        </w:rPr>
        <w:t>, but</w:t>
      </w:r>
      <w:r w:rsidR="000A0220">
        <w:rPr>
          <w:noProof/>
        </w:rPr>
        <w:t xml:space="preserve"> </w:t>
      </w:r>
      <w:r w:rsidR="006E1C8A">
        <w:rPr>
          <w:noProof/>
        </w:rPr>
        <w:t>that</w:t>
      </w:r>
      <w:r w:rsidR="00BC5E67">
        <w:rPr>
          <w:noProof/>
        </w:rPr>
        <w:t xml:space="preserve"> is only one component of the </w:t>
      </w:r>
      <w:r w:rsidR="00AD4F80">
        <w:rPr>
          <w:noProof/>
        </w:rPr>
        <w:t xml:space="preserve">total </w:t>
      </w:r>
      <w:r w:rsidR="00513EBA">
        <w:rPr>
          <w:noProof/>
        </w:rPr>
        <w:t>cost-</w:t>
      </w:r>
      <w:r w:rsidR="00BC5E67">
        <w:rPr>
          <w:noProof/>
        </w:rPr>
        <w:t>plus</w:t>
      </w:r>
      <w:r w:rsidR="00513EBA">
        <w:rPr>
          <w:noProof/>
        </w:rPr>
        <w:t>-</w:t>
      </w:r>
      <w:r w:rsidR="00AD4F80">
        <w:rPr>
          <w:noProof/>
        </w:rPr>
        <w:t>net-</w:t>
      </w:r>
      <w:r w:rsidR="00BC5E67">
        <w:rPr>
          <w:noProof/>
        </w:rPr>
        <w:t>value</w:t>
      </w:r>
      <w:r w:rsidR="00AD4F80">
        <w:rPr>
          <w:noProof/>
        </w:rPr>
        <w:t>-</w:t>
      </w:r>
      <w:r w:rsidR="00BC5E67">
        <w:rPr>
          <w:noProof/>
        </w:rPr>
        <w:t>change represented by Equation (</w:t>
      </w:r>
      <w:r w:rsidR="00573AA1">
        <w:rPr>
          <w:noProof/>
        </w:rPr>
        <w:t>3</w:t>
      </w:r>
      <w:r w:rsidR="00BC5E67">
        <w:rPr>
          <w:noProof/>
        </w:rPr>
        <w:t xml:space="preserve">). </w:t>
      </w:r>
      <w:r w:rsidR="006E1C8A">
        <w:rPr>
          <w:noProof/>
        </w:rPr>
        <w:t>T</w:t>
      </w:r>
      <w:r w:rsidR="00BC5E67">
        <w:rPr>
          <w:noProof/>
        </w:rPr>
        <w:t xml:space="preserve">he </w:t>
      </w:r>
      <w:r w:rsidR="00BC5E67" w:rsidRPr="00EB3B5E">
        <w:rPr>
          <w:noProof/>
        </w:rPr>
        <w:t>benefit</w:t>
      </w:r>
      <w:r w:rsidR="00BC5E67">
        <w:rPr>
          <w:noProof/>
        </w:rPr>
        <w:t xml:space="preserve"> of allowing a </w:t>
      </w:r>
      <w:r w:rsidR="006A3DF7">
        <w:rPr>
          <w:noProof/>
        </w:rPr>
        <w:t>fire of interest</w:t>
      </w:r>
      <w:r w:rsidR="00BC5E67">
        <w:rPr>
          <w:noProof/>
        </w:rPr>
        <w:t xml:space="preserve"> to burn</w:t>
      </w:r>
      <w:r w:rsidR="006E1C8A">
        <w:rPr>
          <w:noProof/>
        </w:rPr>
        <w:t xml:space="preserve"> also</w:t>
      </w:r>
      <w:r w:rsidR="00BC5E67">
        <w:rPr>
          <w:noProof/>
        </w:rPr>
        <w:t xml:space="preserve"> includes avoided current suppression cost and </w:t>
      </w:r>
      <w:r w:rsidR="00F6458F">
        <w:rPr>
          <w:noProof/>
        </w:rPr>
        <w:t>reduced</w:t>
      </w:r>
      <w:r w:rsidR="00BC5E67">
        <w:rPr>
          <w:noProof/>
        </w:rPr>
        <w:t xml:space="preserve"> damage from </w:t>
      </w:r>
      <w:r w:rsidR="006A3DF7">
        <w:rPr>
          <w:noProof/>
        </w:rPr>
        <w:t>subsequent fire</w:t>
      </w:r>
      <w:r w:rsidR="00BC5E67">
        <w:rPr>
          <w:noProof/>
        </w:rPr>
        <w:t xml:space="preserve">s </w:t>
      </w:r>
      <w:r w:rsidR="000A0220">
        <w:rPr>
          <w:noProof/>
        </w:rPr>
        <w:t>due to</w:t>
      </w:r>
      <w:r w:rsidR="00BC5E67">
        <w:rPr>
          <w:noProof/>
        </w:rPr>
        <w:t xml:space="preserve"> </w:t>
      </w:r>
      <w:r w:rsidR="00D4722E">
        <w:rPr>
          <w:noProof/>
        </w:rPr>
        <w:t xml:space="preserve">lower </w:t>
      </w:r>
      <w:r w:rsidR="00BC5E67">
        <w:rPr>
          <w:noProof/>
        </w:rPr>
        <w:t xml:space="preserve">fuel loads. </w:t>
      </w:r>
      <w:r w:rsidR="006E1C8A">
        <w:rPr>
          <w:noProof/>
        </w:rPr>
        <w:t>However, the potential benefit of wildfire may well be offset by the potential damage that it may cause</w:t>
      </w:r>
      <w:r w:rsidR="00BC5E67">
        <w:rPr>
          <w:noProof/>
        </w:rPr>
        <w:t xml:space="preserve">, </w:t>
      </w:r>
      <w:r w:rsidR="006E1C8A">
        <w:rPr>
          <w:noProof/>
        </w:rPr>
        <w:t xml:space="preserve">possibly </w:t>
      </w:r>
      <w:r w:rsidR="00BC5E67">
        <w:rPr>
          <w:noProof/>
        </w:rPr>
        <w:t>by a large amount.</w:t>
      </w:r>
      <w:r w:rsidR="009B72DC">
        <w:rPr>
          <w:noProof/>
        </w:rPr>
        <w:t xml:space="preserve"> </w:t>
      </w:r>
    </w:p>
    <w:p w:rsidR="00537DC7" w:rsidRDefault="00BC5E67" w:rsidP="00E0103E">
      <w:pPr>
        <w:pStyle w:val="Thesistext"/>
        <w:widowControl w:val="0"/>
        <w:spacing w:after="0"/>
        <w:ind w:firstLine="0"/>
        <w:rPr>
          <w:noProof/>
        </w:rPr>
      </w:pPr>
      <w:r>
        <w:rPr>
          <w:noProof/>
        </w:rPr>
        <w:tab/>
        <w:t xml:space="preserve">In </w:t>
      </w:r>
      <w:r w:rsidR="00EE1FAA">
        <w:rPr>
          <w:noProof/>
        </w:rPr>
        <w:t xml:space="preserve">this </w:t>
      </w:r>
      <w:r w:rsidR="006E1C8A">
        <w:rPr>
          <w:noProof/>
        </w:rPr>
        <w:t>study</w:t>
      </w:r>
      <w:r w:rsidR="00EE1FAA">
        <w:rPr>
          <w:noProof/>
        </w:rPr>
        <w:t xml:space="preserve">, </w:t>
      </w:r>
      <w:r w:rsidR="00EE1FAA" w:rsidRPr="00936215">
        <w:rPr>
          <w:noProof/>
        </w:rPr>
        <w:t xml:space="preserve">our </w:t>
      </w:r>
      <w:r w:rsidRPr="00936215">
        <w:rPr>
          <w:noProof/>
        </w:rPr>
        <w:t xml:space="preserve">objective was to estimate potential future suppression cost savings from allowing a </w:t>
      </w:r>
      <w:r w:rsidR="006A3DF7" w:rsidRPr="00936215">
        <w:rPr>
          <w:noProof/>
        </w:rPr>
        <w:t>fire of interest</w:t>
      </w:r>
      <w:r w:rsidRPr="00936215">
        <w:rPr>
          <w:noProof/>
        </w:rPr>
        <w:t xml:space="preserve"> to burn</w:t>
      </w:r>
      <w:r>
        <w:rPr>
          <w:noProof/>
        </w:rPr>
        <w:t xml:space="preserve"> on a particular landscape. However, to put our estimate</w:t>
      </w:r>
      <w:r w:rsidR="006E1C8A">
        <w:rPr>
          <w:noProof/>
        </w:rPr>
        <w:t>s of</w:t>
      </w:r>
      <w:r>
        <w:rPr>
          <w:noProof/>
        </w:rPr>
        <w:t xml:space="preserve"> </w:t>
      </w:r>
      <w:r w:rsidR="00EE1FAA">
        <w:rPr>
          <w:noProof/>
        </w:rPr>
        <w:t>E[</w:t>
      </w:r>
      <w:r w:rsidR="00EE1FAA">
        <w:rPr>
          <w:i/>
          <w:noProof/>
        </w:rPr>
        <w:t>B</w:t>
      </w:r>
      <w:r w:rsidR="006E1C8A">
        <w:rPr>
          <w:i/>
          <w:noProof/>
          <w:vertAlign w:val="superscript"/>
        </w:rPr>
        <w:t>m</w:t>
      </w:r>
      <w:r w:rsidR="00EE1FAA">
        <w:rPr>
          <w:noProof/>
        </w:rPr>
        <w:t>(</w:t>
      </w:r>
      <w:r w:rsidR="00EE1FAA">
        <w:rPr>
          <w:i/>
          <w:noProof/>
        </w:rPr>
        <w:t>s</w:t>
      </w:r>
      <w:r w:rsidR="00EE1FAA">
        <w:rPr>
          <w:i/>
          <w:noProof/>
          <w:vertAlign w:val="subscript"/>
        </w:rPr>
        <w:t>0</w:t>
      </w:r>
      <w:r w:rsidR="006E1C8A">
        <w:rPr>
          <w:i/>
          <w:noProof/>
        </w:rPr>
        <w:t>, w</w:t>
      </w:r>
      <w:r w:rsidR="006E1C8A">
        <w:rPr>
          <w:i/>
          <w:noProof/>
          <w:vertAlign w:val="subscript"/>
        </w:rPr>
        <w:t>0</w:t>
      </w:r>
      <w:r w:rsidR="006E1C8A">
        <w:rPr>
          <w:i/>
          <w:noProof/>
          <w:vertAlign w:val="superscript"/>
        </w:rPr>
        <w:t>m</w:t>
      </w:r>
      <w:r w:rsidR="00EE1FAA">
        <w:rPr>
          <w:noProof/>
        </w:rPr>
        <w:t xml:space="preserve">)] </w:t>
      </w:r>
      <w:r>
        <w:rPr>
          <w:noProof/>
        </w:rPr>
        <w:t xml:space="preserve">in perspective, we </w:t>
      </w:r>
      <w:r w:rsidR="006E1C8A">
        <w:rPr>
          <w:noProof/>
        </w:rPr>
        <w:t xml:space="preserve">also </w:t>
      </w:r>
      <w:r>
        <w:rPr>
          <w:noProof/>
        </w:rPr>
        <w:t xml:space="preserve">developed a </w:t>
      </w:r>
      <w:r w:rsidR="00EE1FAA">
        <w:rPr>
          <w:noProof/>
        </w:rPr>
        <w:t>preliminary</w:t>
      </w:r>
      <w:r>
        <w:rPr>
          <w:noProof/>
        </w:rPr>
        <w:t xml:space="preserve"> estimate of </w:t>
      </w:r>
      <w:r w:rsidR="00D4722E">
        <w:rPr>
          <w:noProof/>
        </w:rPr>
        <w:t xml:space="preserve">one component of </w:t>
      </w:r>
      <w:r w:rsidR="00CC580E">
        <w:rPr>
          <w:noProof/>
        </w:rPr>
        <w:t>fire</w:t>
      </w:r>
      <w:r w:rsidR="00EE1FAA">
        <w:rPr>
          <w:noProof/>
        </w:rPr>
        <w:t xml:space="preserve"> </w:t>
      </w:r>
      <w:r w:rsidR="00B93E34">
        <w:rPr>
          <w:noProof/>
        </w:rPr>
        <w:t>damage—</w:t>
      </w:r>
      <w:r w:rsidR="00AD4F80">
        <w:rPr>
          <w:noProof/>
        </w:rPr>
        <w:t>loss of timber value</w:t>
      </w:r>
      <w:r w:rsidR="00513EBA">
        <w:rPr>
          <w:noProof/>
        </w:rPr>
        <w:t xml:space="preserve"> </w:t>
      </w:r>
      <w:r w:rsidR="00CC580E">
        <w:rPr>
          <w:noProof/>
        </w:rPr>
        <w:t>resulting from unsuppressed fire</w:t>
      </w:r>
      <w:r w:rsidR="00EE1FAA">
        <w:rPr>
          <w:noProof/>
        </w:rPr>
        <w:t xml:space="preserve">. We emphasize that this is a rough estimate </w:t>
      </w:r>
      <w:r w:rsidR="00AD4F80">
        <w:rPr>
          <w:noProof/>
        </w:rPr>
        <w:t>constructed for exploratory purposes only</w:t>
      </w:r>
      <w:r w:rsidR="00F9574C">
        <w:rPr>
          <w:noProof/>
        </w:rPr>
        <w:t xml:space="preserve">. While timber harvest is scheduled for our study area under the current </w:t>
      </w:r>
      <w:r w:rsidR="002845E8">
        <w:rPr>
          <w:noProof/>
        </w:rPr>
        <w:t>Deschutes National Forest Plan</w:t>
      </w:r>
      <w:r w:rsidR="00F9574C">
        <w:rPr>
          <w:noProof/>
        </w:rPr>
        <w:t xml:space="preserve"> (</w:t>
      </w:r>
      <w:r w:rsidR="002845E8">
        <w:rPr>
          <w:noProof/>
        </w:rPr>
        <w:t>USDA 1990</w:t>
      </w:r>
      <w:r w:rsidR="00F9574C">
        <w:rPr>
          <w:noProof/>
        </w:rPr>
        <w:t xml:space="preserve">), </w:t>
      </w:r>
      <w:r w:rsidR="00B01DDC">
        <w:rPr>
          <w:noProof/>
        </w:rPr>
        <w:t xml:space="preserve">in the future, </w:t>
      </w:r>
      <w:r w:rsidR="00F9574C">
        <w:rPr>
          <w:noProof/>
        </w:rPr>
        <w:t xml:space="preserve">we also will need to consider </w:t>
      </w:r>
      <w:r w:rsidR="00B01DDC">
        <w:rPr>
          <w:noProof/>
        </w:rPr>
        <w:t>other</w:t>
      </w:r>
      <w:r w:rsidR="00F9574C">
        <w:rPr>
          <w:noProof/>
        </w:rPr>
        <w:t xml:space="preserve"> relevant management objectives when evaluating the optimality of a let</w:t>
      </w:r>
      <w:r w:rsidR="00D52FC1">
        <w:rPr>
          <w:noProof/>
        </w:rPr>
        <w:t>-</w:t>
      </w:r>
      <w:r w:rsidR="00F9574C">
        <w:rPr>
          <w:noProof/>
        </w:rPr>
        <w:t>burn decision, including</w:t>
      </w:r>
      <w:r w:rsidR="00D52FC1">
        <w:rPr>
          <w:noProof/>
        </w:rPr>
        <w:t>, but not limited to,</w:t>
      </w:r>
      <w:r w:rsidR="00AD4F80">
        <w:rPr>
          <w:noProof/>
        </w:rPr>
        <w:t xml:space="preserve"> </w:t>
      </w:r>
      <w:r w:rsidR="00D70BFC">
        <w:rPr>
          <w:noProof/>
        </w:rPr>
        <w:t xml:space="preserve">wildlife </w:t>
      </w:r>
      <w:r w:rsidR="00AD4F80">
        <w:rPr>
          <w:noProof/>
        </w:rPr>
        <w:t xml:space="preserve">habitat, </w:t>
      </w:r>
      <w:r w:rsidR="00F9574C">
        <w:rPr>
          <w:noProof/>
        </w:rPr>
        <w:t>restoration</w:t>
      </w:r>
      <w:r w:rsidR="00AD4F80">
        <w:rPr>
          <w:noProof/>
        </w:rPr>
        <w:t>, recreation use</w:t>
      </w:r>
      <w:r w:rsidR="00F9574C">
        <w:rPr>
          <w:noProof/>
        </w:rPr>
        <w:t>, and risk to adjacent properties</w:t>
      </w:r>
      <w:r w:rsidR="00D41F90">
        <w:rPr>
          <w:noProof/>
        </w:rPr>
        <w:t>.</w:t>
      </w:r>
    </w:p>
    <w:p w:rsidR="002257C1" w:rsidRDefault="006E09B9" w:rsidP="002F35F4">
      <w:pPr>
        <w:pStyle w:val="Thesistext"/>
        <w:widowControl w:val="0"/>
        <w:spacing w:after="0"/>
        <w:rPr>
          <w:noProof/>
        </w:rPr>
      </w:pPr>
      <w:r>
        <w:rPr>
          <w:noProof/>
        </w:rPr>
        <w:t xml:space="preserve">For our estimate, we assumed </w:t>
      </w:r>
      <w:r w:rsidR="00221F5E">
        <w:rPr>
          <w:noProof/>
        </w:rPr>
        <w:t xml:space="preserve">standard timber management regimes for ponderosa pine and lodgepole pine based on personal communication with Deschutes National Forest </w:t>
      </w:r>
      <w:r w:rsidR="00221F5E" w:rsidRPr="00BB5250">
        <w:rPr>
          <w:noProof/>
        </w:rPr>
        <w:t>silviculturists (</w:t>
      </w:r>
      <w:r w:rsidR="002A77D6" w:rsidRPr="00BB5250">
        <w:rPr>
          <w:noProof/>
        </w:rPr>
        <w:t>August 5, 2010</w:t>
      </w:r>
      <w:r w:rsidR="00221F5E" w:rsidRPr="00BB5250">
        <w:rPr>
          <w:noProof/>
        </w:rPr>
        <w:t xml:space="preserve">). </w:t>
      </w:r>
      <w:r w:rsidR="002845E8">
        <w:rPr>
          <w:noProof/>
        </w:rPr>
        <w:t xml:space="preserve">We also </w:t>
      </w:r>
      <w:r w:rsidR="00953104">
        <w:rPr>
          <w:noProof/>
        </w:rPr>
        <w:t>assumed th</w:t>
      </w:r>
      <w:r w:rsidR="00586023">
        <w:rPr>
          <w:noProof/>
        </w:rPr>
        <w:t>at th</w:t>
      </w:r>
      <w:r w:rsidR="00953104">
        <w:rPr>
          <w:noProof/>
        </w:rPr>
        <w:t xml:space="preserve">e entire study area </w:t>
      </w:r>
      <w:r w:rsidR="00586023">
        <w:rPr>
          <w:noProof/>
        </w:rPr>
        <w:t>is</w:t>
      </w:r>
      <w:r w:rsidR="00953104">
        <w:rPr>
          <w:noProof/>
        </w:rPr>
        <w:t xml:space="preserve"> managed for timber on these regimes, t</w:t>
      </w:r>
      <w:r w:rsidR="00586023">
        <w:rPr>
          <w:noProof/>
        </w:rPr>
        <w:t>hat there a</w:t>
      </w:r>
      <w:r w:rsidR="00953104">
        <w:rPr>
          <w:noProof/>
        </w:rPr>
        <w:t xml:space="preserve">re no restrictions on removals, and that </w:t>
      </w:r>
      <w:r w:rsidR="00586023">
        <w:rPr>
          <w:noProof/>
        </w:rPr>
        <w:t xml:space="preserve">the forest is currently </w:t>
      </w:r>
      <w:r w:rsidR="00586023">
        <w:rPr>
          <w:noProof/>
        </w:rPr>
        <w:lastRenderedPageBreak/>
        <w:t>regulated so that harvest equals growth</w:t>
      </w:r>
      <w:r w:rsidR="002845E8">
        <w:rPr>
          <w:noProof/>
        </w:rPr>
        <w:t>. These assumptions mean that our rough estimate</w:t>
      </w:r>
      <w:r w:rsidR="00953104">
        <w:rPr>
          <w:noProof/>
        </w:rPr>
        <w:t xml:space="preserve"> represents a</w:t>
      </w:r>
      <w:r w:rsidR="00586023">
        <w:rPr>
          <w:noProof/>
        </w:rPr>
        <w:t>n</w:t>
      </w:r>
      <w:r w:rsidR="00953104">
        <w:rPr>
          <w:noProof/>
        </w:rPr>
        <w:t xml:space="preserve"> upper bound on </w:t>
      </w:r>
      <w:r w:rsidR="00586023">
        <w:rPr>
          <w:noProof/>
        </w:rPr>
        <w:t xml:space="preserve">potential </w:t>
      </w:r>
      <w:r w:rsidR="00953104">
        <w:rPr>
          <w:noProof/>
        </w:rPr>
        <w:t xml:space="preserve">timber value </w:t>
      </w:r>
      <w:r w:rsidR="00586023">
        <w:rPr>
          <w:noProof/>
        </w:rPr>
        <w:t>loss to fire.</w:t>
      </w:r>
      <w:r w:rsidR="00953104">
        <w:rPr>
          <w:noProof/>
        </w:rPr>
        <w:t xml:space="preserve"> </w:t>
      </w:r>
      <w:r w:rsidR="00221F5E" w:rsidRPr="00BB5250">
        <w:rPr>
          <w:noProof/>
        </w:rPr>
        <w:t xml:space="preserve">Yield estimates were based on average </w:t>
      </w:r>
      <w:r w:rsidR="00F6458F" w:rsidRPr="00BB5250">
        <w:rPr>
          <w:noProof/>
        </w:rPr>
        <w:t xml:space="preserve">50-year </w:t>
      </w:r>
      <w:r w:rsidR="00221F5E" w:rsidRPr="00BB5250">
        <w:rPr>
          <w:noProof/>
        </w:rPr>
        <w:t>site index</w:t>
      </w:r>
      <w:r w:rsidR="00F6458F" w:rsidRPr="00BB5250">
        <w:rPr>
          <w:noProof/>
        </w:rPr>
        <w:t>es for lodgepole pin</w:t>
      </w:r>
      <w:r w:rsidR="00F6458F">
        <w:rPr>
          <w:noProof/>
        </w:rPr>
        <w:t>e and ponderosa pine</w:t>
      </w:r>
      <w:r w:rsidR="00221F5E">
        <w:rPr>
          <w:noProof/>
        </w:rPr>
        <w:t xml:space="preserve"> for the study area (Bennett 2002</w:t>
      </w:r>
      <w:r w:rsidR="001920F0">
        <w:rPr>
          <w:noProof/>
        </w:rPr>
        <w:t>;</w:t>
      </w:r>
      <w:r w:rsidR="00221F5E">
        <w:rPr>
          <w:noProof/>
        </w:rPr>
        <w:t xml:space="preserve"> Emmingham </w:t>
      </w:r>
      <w:r w:rsidR="00221F5E" w:rsidRPr="001920F0">
        <w:rPr>
          <w:i/>
          <w:noProof/>
        </w:rPr>
        <w:t>et al.</w:t>
      </w:r>
      <w:r w:rsidR="00221F5E">
        <w:rPr>
          <w:noProof/>
        </w:rPr>
        <w:t xml:space="preserve"> 2005)</w:t>
      </w:r>
      <w:r w:rsidR="00221F5E">
        <w:rPr>
          <w:rStyle w:val="EndnoteReference"/>
          <w:noProof/>
        </w:rPr>
        <w:endnoteReference w:id="3"/>
      </w:r>
      <w:r w:rsidR="00221F5E">
        <w:rPr>
          <w:noProof/>
        </w:rPr>
        <w:t xml:space="preserve">. For ponderosa pine, we assumed that surface fire would cause no damage but that crown fire would be stand-replacing. For lodgepole pine, surface fire was assumed to reduce harvest volume by 50% in the next harvest and crown fire was assumed to be stand-replacing. </w:t>
      </w:r>
      <w:r w:rsidR="00D3253B">
        <w:rPr>
          <w:noProof/>
        </w:rPr>
        <w:t>Although salvage logging is co</w:t>
      </w:r>
      <w:r w:rsidR="00F40A36">
        <w:rPr>
          <w:noProof/>
        </w:rPr>
        <w:t>mmon after a fire</w:t>
      </w:r>
      <w:r w:rsidR="0007035D">
        <w:rPr>
          <w:noProof/>
        </w:rPr>
        <w:t xml:space="preserve">, </w:t>
      </w:r>
      <w:r w:rsidR="0024514E">
        <w:rPr>
          <w:noProof/>
        </w:rPr>
        <w:t>w</w:t>
      </w:r>
      <w:r w:rsidR="002845E8">
        <w:rPr>
          <w:noProof/>
        </w:rPr>
        <w:t>e assumed</w:t>
      </w:r>
      <w:r w:rsidR="00AC56B6" w:rsidRPr="00D3253B">
        <w:rPr>
          <w:noProof/>
        </w:rPr>
        <w:t xml:space="preserve"> no </w:t>
      </w:r>
      <w:r w:rsidR="006028A7">
        <w:rPr>
          <w:noProof/>
        </w:rPr>
        <w:t xml:space="preserve">post-fire </w:t>
      </w:r>
      <w:r w:rsidR="00AC56B6" w:rsidRPr="00D3253B">
        <w:rPr>
          <w:noProof/>
        </w:rPr>
        <w:t xml:space="preserve">salvage harvest. </w:t>
      </w:r>
      <w:r w:rsidR="00221F5E">
        <w:rPr>
          <w:noProof/>
        </w:rPr>
        <w:t xml:space="preserve">Harvest and haul cost </w:t>
      </w:r>
      <w:r w:rsidR="006E0B81">
        <w:rPr>
          <w:noProof/>
        </w:rPr>
        <w:t xml:space="preserve">and log prices were obtained from </w:t>
      </w:r>
      <w:r w:rsidR="00D52FC1">
        <w:rPr>
          <w:noProof/>
        </w:rPr>
        <w:t xml:space="preserve">the </w:t>
      </w:r>
      <w:r w:rsidR="006E0B81">
        <w:rPr>
          <w:noProof/>
        </w:rPr>
        <w:t>O</w:t>
      </w:r>
      <w:r w:rsidR="00221F5E">
        <w:rPr>
          <w:noProof/>
        </w:rPr>
        <w:t>regon Department of Forestry (ODF</w:t>
      </w:r>
      <w:r w:rsidR="00661D20">
        <w:rPr>
          <w:noProof/>
        </w:rPr>
        <w:t>[1], [2]</w:t>
      </w:r>
      <w:r w:rsidR="00221F5E">
        <w:rPr>
          <w:noProof/>
        </w:rPr>
        <w:t xml:space="preserve"> 2011)</w:t>
      </w:r>
      <w:r w:rsidR="006E0B81">
        <w:rPr>
          <w:rStyle w:val="EndnoteReference"/>
          <w:noProof/>
        </w:rPr>
        <w:endnoteReference w:id="4"/>
      </w:r>
      <w:r w:rsidR="00221F5E">
        <w:rPr>
          <w:noProof/>
        </w:rPr>
        <w:t xml:space="preserve">. </w:t>
      </w:r>
    </w:p>
    <w:p w:rsidR="00D4722E" w:rsidRDefault="00221F5E" w:rsidP="00E0103E">
      <w:pPr>
        <w:pStyle w:val="Thesistext"/>
        <w:widowControl w:val="0"/>
        <w:spacing w:after="0"/>
        <w:ind w:firstLine="0"/>
        <w:rPr>
          <w:noProof/>
        </w:rPr>
      </w:pPr>
      <w:r>
        <w:rPr>
          <w:noProof/>
        </w:rPr>
        <w:tab/>
        <w:t xml:space="preserve">For each sample </w:t>
      </w:r>
      <w:r w:rsidR="00AD056D">
        <w:rPr>
          <w:noProof/>
        </w:rPr>
        <w:t>path</w:t>
      </w:r>
      <w:r>
        <w:rPr>
          <w:noProof/>
        </w:rPr>
        <w:t>, we computed the area of lodgepole pine and ponderosa pine burned in surface fire and in crown fire in each time period for the suppress scenario and for the let-burn scena</w:t>
      </w:r>
      <w:r w:rsidR="008C7F67">
        <w:rPr>
          <w:noProof/>
        </w:rPr>
        <w:t>rio. We then computed value loss</w:t>
      </w:r>
      <w:r>
        <w:rPr>
          <w:noProof/>
        </w:rPr>
        <w:t xml:space="preserve"> to fire under each scenario as the present value of the change in land-and-timber value</w:t>
      </w:r>
      <w:r>
        <w:rPr>
          <w:rStyle w:val="EndnoteReference"/>
          <w:noProof/>
        </w:rPr>
        <w:endnoteReference w:id="5"/>
      </w:r>
      <w:r>
        <w:rPr>
          <w:noProof/>
        </w:rPr>
        <w:t xml:space="preserve"> on the landscape resulting from fire in each time period, including the current time period, </w:t>
      </w:r>
      <w:r>
        <w:rPr>
          <w:i/>
          <w:noProof/>
        </w:rPr>
        <w:t>t</w:t>
      </w:r>
      <w:r w:rsidR="00D326F3">
        <w:rPr>
          <w:i/>
          <w:noProof/>
        </w:rPr>
        <w:t xml:space="preserve"> </w:t>
      </w:r>
      <w:r>
        <w:rPr>
          <w:noProof/>
        </w:rPr>
        <w:t>=</w:t>
      </w:r>
      <w:r w:rsidR="00D326F3">
        <w:rPr>
          <w:noProof/>
        </w:rPr>
        <w:t xml:space="preserve"> </w:t>
      </w:r>
      <w:r>
        <w:rPr>
          <w:noProof/>
        </w:rPr>
        <w:t xml:space="preserve">0, and took the difference between the estimated loss for the let-burn and for the suppress scenarios. This yielded an </w:t>
      </w:r>
      <w:r w:rsidR="000A0220">
        <w:rPr>
          <w:noProof/>
        </w:rPr>
        <w:t>average</w:t>
      </w:r>
      <w:r>
        <w:rPr>
          <w:noProof/>
        </w:rPr>
        <w:t xml:space="preserve"> change in net present loss of timber value to fire of approximately $</w:t>
      </w:r>
      <w:r w:rsidR="00FF1621">
        <w:rPr>
          <w:noProof/>
        </w:rPr>
        <w:t xml:space="preserve">18.08 </w:t>
      </w:r>
      <w:r>
        <w:rPr>
          <w:noProof/>
        </w:rPr>
        <w:t>million for the study area or $</w:t>
      </w:r>
      <w:r w:rsidR="00FF1621">
        <w:rPr>
          <w:noProof/>
        </w:rPr>
        <w:t xml:space="preserve">250 </w:t>
      </w:r>
      <w:r w:rsidR="00F61581">
        <w:rPr>
          <w:noProof/>
        </w:rPr>
        <w:t>per hectare</w:t>
      </w:r>
      <w:r>
        <w:rPr>
          <w:noProof/>
        </w:rPr>
        <w:t xml:space="preserve"> </w:t>
      </w:r>
      <w:r w:rsidR="0074465C">
        <w:rPr>
          <w:noProof/>
        </w:rPr>
        <w:t>for the study area landscape</w:t>
      </w:r>
      <w:r>
        <w:rPr>
          <w:noProof/>
        </w:rPr>
        <w:t xml:space="preserve">. </w:t>
      </w:r>
    </w:p>
    <w:p w:rsidR="00221F5E" w:rsidRPr="00FC14B5" w:rsidRDefault="00D4722E" w:rsidP="00E0103E">
      <w:pPr>
        <w:pStyle w:val="Thesistext"/>
        <w:widowControl w:val="0"/>
        <w:spacing w:after="0"/>
        <w:ind w:firstLine="0"/>
        <w:rPr>
          <w:noProof/>
          <w:szCs w:val="24"/>
        </w:rPr>
      </w:pPr>
      <w:r>
        <w:rPr>
          <w:noProof/>
        </w:rPr>
        <w:tab/>
      </w:r>
      <w:r w:rsidR="00221F5E">
        <w:rPr>
          <w:noProof/>
        </w:rPr>
        <w:t xml:space="preserve">Combining </w:t>
      </w:r>
      <w:r w:rsidR="006E1C8A">
        <w:rPr>
          <w:noProof/>
        </w:rPr>
        <w:t>suppression costs savings with loss of land-and-timber value</w:t>
      </w:r>
      <w:r w:rsidR="00221F5E" w:rsidRPr="003C5C60">
        <w:rPr>
          <w:noProof/>
        </w:rPr>
        <w:t xml:space="preserve"> yields</w:t>
      </w:r>
      <w:r w:rsidR="00221F5E">
        <w:rPr>
          <w:noProof/>
        </w:rPr>
        <w:t xml:space="preserve"> </w:t>
      </w:r>
      <w:r w:rsidR="00FA2D7C">
        <w:rPr>
          <w:noProof/>
        </w:rPr>
        <w:t>an</w:t>
      </w:r>
      <w:r w:rsidR="00221F5E">
        <w:rPr>
          <w:noProof/>
        </w:rPr>
        <w:t xml:space="preserve"> average </w:t>
      </w:r>
      <w:r w:rsidR="00F6458F">
        <w:rPr>
          <w:noProof/>
        </w:rPr>
        <w:t>cost-</w:t>
      </w:r>
      <w:r w:rsidR="00221F5E">
        <w:rPr>
          <w:noProof/>
        </w:rPr>
        <w:t>plus</w:t>
      </w:r>
      <w:r w:rsidR="00F6458F">
        <w:rPr>
          <w:noProof/>
        </w:rPr>
        <w:t>-</w:t>
      </w:r>
      <w:r w:rsidR="00221F5E">
        <w:rPr>
          <w:noProof/>
        </w:rPr>
        <w:t xml:space="preserve">net-value-change of </w:t>
      </w:r>
      <m:oMath>
        <m:r>
          <w:rPr>
            <w:rFonts w:ascii="Cambria Math" w:hAnsi="Cambria Math"/>
            <w:szCs w:val="24"/>
          </w:rPr>
          <m:t xml:space="preserve">∆v=$-15.60 </m:t>
        </m:r>
      </m:oMath>
      <w:r w:rsidR="00FA2D7C">
        <w:rPr>
          <w:noProof/>
          <w:szCs w:val="24"/>
        </w:rPr>
        <w:t xml:space="preserve">million. </w:t>
      </w:r>
      <w:r w:rsidR="00221F5E">
        <w:rPr>
          <w:noProof/>
          <w:szCs w:val="24"/>
        </w:rPr>
        <w:t xml:space="preserve">This means that </w:t>
      </w:r>
      <w:r w:rsidR="00586023">
        <w:rPr>
          <w:noProof/>
          <w:szCs w:val="24"/>
        </w:rPr>
        <w:t>under our timber management log price assumptions</w:t>
      </w:r>
      <w:r w:rsidR="00221F5E">
        <w:rPr>
          <w:noProof/>
          <w:szCs w:val="24"/>
        </w:rPr>
        <w:t xml:space="preserve">, it is </w:t>
      </w:r>
      <w:r w:rsidR="00586023">
        <w:rPr>
          <w:noProof/>
          <w:szCs w:val="24"/>
        </w:rPr>
        <w:t xml:space="preserve">generally </w:t>
      </w:r>
      <w:r w:rsidR="00221F5E">
        <w:rPr>
          <w:noProof/>
          <w:szCs w:val="24"/>
        </w:rPr>
        <w:t xml:space="preserve">not optimal to allow wildfire to burn on this landscape, given the value at risk </w:t>
      </w:r>
      <w:r w:rsidR="00585E7D">
        <w:rPr>
          <w:noProof/>
          <w:szCs w:val="24"/>
        </w:rPr>
        <w:t xml:space="preserve">of loss to fire </w:t>
      </w:r>
      <w:r w:rsidR="00221F5E">
        <w:rPr>
          <w:noProof/>
          <w:szCs w:val="24"/>
        </w:rPr>
        <w:t xml:space="preserve">as we defined it here. </w:t>
      </w:r>
      <w:r w:rsidR="00586023">
        <w:rPr>
          <w:noProof/>
          <w:szCs w:val="24"/>
        </w:rPr>
        <w:t>Nonetheless</w:t>
      </w:r>
      <w:r w:rsidR="00221F5E">
        <w:rPr>
          <w:noProof/>
          <w:szCs w:val="24"/>
        </w:rPr>
        <w:t>, with these es</w:t>
      </w:r>
      <w:r w:rsidR="00F6458F">
        <w:rPr>
          <w:noProof/>
          <w:szCs w:val="24"/>
        </w:rPr>
        <w:t xml:space="preserve">timates, </w:t>
      </w:r>
      <w:r w:rsidR="00967ACE">
        <w:rPr>
          <w:noProof/>
          <w:szCs w:val="24"/>
        </w:rPr>
        <w:t xml:space="preserve">23 </w:t>
      </w:r>
      <w:r w:rsidR="00F6458F">
        <w:rPr>
          <w:noProof/>
          <w:szCs w:val="24"/>
        </w:rPr>
        <w:t xml:space="preserve">of the 500 </w:t>
      </w:r>
      <w:r w:rsidR="00586023">
        <w:rPr>
          <w:noProof/>
          <w:szCs w:val="24"/>
        </w:rPr>
        <w:t xml:space="preserve">fires of interest, </w:t>
      </w:r>
      <w:r w:rsidR="00F6458F">
        <w:rPr>
          <w:noProof/>
          <w:szCs w:val="24"/>
        </w:rPr>
        <w:t xml:space="preserve">or </w:t>
      </w:r>
      <w:r w:rsidR="00967ACE">
        <w:rPr>
          <w:noProof/>
          <w:szCs w:val="24"/>
        </w:rPr>
        <w:t>4.6</w:t>
      </w:r>
      <w:r w:rsidR="00C610CC">
        <w:rPr>
          <w:noProof/>
          <w:szCs w:val="24"/>
        </w:rPr>
        <w:t>%</w:t>
      </w:r>
      <w:r w:rsidR="00586023">
        <w:rPr>
          <w:noProof/>
          <w:szCs w:val="24"/>
        </w:rPr>
        <w:t>,</w:t>
      </w:r>
      <w:r w:rsidR="00F6458F">
        <w:rPr>
          <w:noProof/>
          <w:szCs w:val="24"/>
        </w:rPr>
        <w:t xml:space="preserve"> </w:t>
      </w:r>
      <w:r w:rsidR="00221F5E">
        <w:rPr>
          <w:noProof/>
          <w:szCs w:val="24"/>
        </w:rPr>
        <w:t>yielded positive net benefits</w:t>
      </w:r>
      <w:proofErr w:type="gramStart"/>
      <w:r w:rsidR="00221F5E">
        <w:rPr>
          <w:noProof/>
          <w:szCs w:val="24"/>
        </w:rPr>
        <w:t xml:space="preserve">, </w:t>
      </w:r>
      <m:oMath>
        <m:r>
          <w:rPr>
            <w:rFonts w:ascii="Cambria Math" w:hAnsi="Cambria Math"/>
            <w:szCs w:val="24"/>
          </w:rPr>
          <m:t>∆v&gt;0</m:t>
        </m:r>
      </m:oMath>
      <w:r w:rsidR="00221F5E">
        <w:rPr>
          <w:noProof/>
          <w:szCs w:val="24"/>
        </w:rPr>
        <w:t>,</w:t>
      </w:r>
      <w:proofErr w:type="gramEnd"/>
      <w:r w:rsidR="00221F5E">
        <w:rPr>
          <w:noProof/>
          <w:szCs w:val="24"/>
        </w:rPr>
        <w:t xml:space="preserve"> from allowing the </w:t>
      </w:r>
      <w:r w:rsidR="006A3DF7">
        <w:rPr>
          <w:noProof/>
          <w:szCs w:val="24"/>
        </w:rPr>
        <w:t>fire of interest</w:t>
      </w:r>
      <w:r w:rsidR="00221F5E">
        <w:rPr>
          <w:noProof/>
          <w:szCs w:val="24"/>
        </w:rPr>
        <w:t xml:space="preserve"> to burn.</w:t>
      </w:r>
      <w:r w:rsidR="00586023">
        <w:rPr>
          <w:noProof/>
          <w:szCs w:val="24"/>
        </w:rPr>
        <w:t xml:space="preserve"> </w:t>
      </w:r>
      <w:r w:rsidR="00221F5E">
        <w:rPr>
          <w:noProof/>
          <w:szCs w:val="24"/>
        </w:rPr>
        <w:t xml:space="preserve">For these </w:t>
      </w:r>
      <w:r w:rsidR="00AD056D">
        <w:rPr>
          <w:noProof/>
          <w:szCs w:val="24"/>
        </w:rPr>
        <w:t>path</w:t>
      </w:r>
      <w:r w:rsidR="00221F5E">
        <w:rPr>
          <w:noProof/>
          <w:szCs w:val="24"/>
        </w:rPr>
        <w:t xml:space="preserve">s, the fires that were allowed to burn </w:t>
      </w:r>
      <w:r w:rsidR="00221F5E">
        <w:rPr>
          <w:noProof/>
          <w:szCs w:val="24"/>
        </w:rPr>
        <w:lastRenderedPageBreak/>
        <w:t>tended to be surface fires in ponderosa pine</w:t>
      </w:r>
      <w:r w:rsidR="00F6458F">
        <w:rPr>
          <w:noProof/>
          <w:szCs w:val="24"/>
        </w:rPr>
        <w:t xml:space="preserve"> that were smaller than the average unsuppressed fire</w:t>
      </w:r>
      <w:r w:rsidR="00221F5E">
        <w:rPr>
          <w:noProof/>
          <w:szCs w:val="24"/>
        </w:rPr>
        <w:t xml:space="preserve">. </w:t>
      </w:r>
      <w:r w:rsidR="00586023">
        <w:rPr>
          <w:noProof/>
          <w:szCs w:val="24"/>
        </w:rPr>
        <w:t>We anticipate that a more realistic value-at-risk estimate</w:t>
      </w:r>
      <w:r w:rsidR="0074465C">
        <w:rPr>
          <w:noProof/>
          <w:szCs w:val="24"/>
        </w:rPr>
        <w:t xml:space="preserve"> that is</w:t>
      </w:r>
      <w:r w:rsidR="00586023">
        <w:rPr>
          <w:noProof/>
          <w:szCs w:val="24"/>
        </w:rPr>
        <w:t xml:space="preserve"> consistent with the management objectives described in the Deschutes National Forest Plan (USDA 1990)</w:t>
      </w:r>
      <w:r w:rsidR="0074465C">
        <w:rPr>
          <w:noProof/>
          <w:szCs w:val="24"/>
        </w:rPr>
        <w:t xml:space="preserve"> will yield</w:t>
      </w:r>
      <w:r w:rsidR="00586023">
        <w:rPr>
          <w:noProof/>
          <w:szCs w:val="24"/>
        </w:rPr>
        <w:t xml:space="preserve"> a higher proportion of the sample</w:t>
      </w:r>
      <w:r w:rsidR="006A4598">
        <w:rPr>
          <w:noProof/>
          <w:szCs w:val="24"/>
        </w:rPr>
        <w:t xml:space="preserve"> loss-plus-</w:t>
      </w:r>
      <w:r w:rsidR="006E1C8A">
        <w:rPr>
          <w:noProof/>
          <w:szCs w:val="24"/>
        </w:rPr>
        <w:t>net-value-change</w:t>
      </w:r>
      <w:r w:rsidR="00586023">
        <w:rPr>
          <w:noProof/>
          <w:szCs w:val="24"/>
        </w:rPr>
        <w:t xml:space="preserve"> </w:t>
      </w:r>
      <w:r w:rsidR="0074465C">
        <w:rPr>
          <w:noProof/>
          <w:szCs w:val="24"/>
        </w:rPr>
        <w:t xml:space="preserve">estimates </w:t>
      </w:r>
      <w:r w:rsidR="006A4598">
        <w:rPr>
          <w:noProof/>
          <w:szCs w:val="24"/>
        </w:rPr>
        <w:t xml:space="preserve">that exhibit </w:t>
      </w:r>
      <w:r w:rsidR="00586023">
        <w:rPr>
          <w:noProof/>
          <w:szCs w:val="24"/>
        </w:rPr>
        <w:t>positive net benefits.</w:t>
      </w:r>
    </w:p>
    <w:p w:rsidR="008874BE" w:rsidRDefault="008874BE" w:rsidP="0036452C">
      <w:pPr>
        <w:pStyle w:val="Thesistext"/>
        <w:widowControl w:val="0"/>
        <w:spacing w:after="0"/>
        <w:ind w:firstLine="0"/>
        <w:rPr>
          <w:noProof/>
          <w:szCs w:val="24"/>
        </w:rPr>
      </w:pPr>
    </w:p>
    <w:p w:rsidR="00057F22" w:rsidRDefault="00057F22" w:rsidP="0036452C">
      <w:pPr>
        <w:pStyle w:val="Thesistext"/>
        <w:widowControl w:val="0"/>
        <w:spacing w:after="0"/>
        <w:ind w:firstLine="0"/>
        <w:rPr>
          <w:noProof/>
          <w:szCs w:val="24"/>
        </w:rPr>
      </w:pPr>
      <w:r>
        <w:rPr>
          <w:b/>
          <w:noProof/>
          <w:szCs w:val="24"/>
        </w:rPr>
        <w:t>Conclusion</w:t>
      </w:r>
    </w:p>
    <w:p w:rsidR="00057F22" w:rsidRDefault="008C3C2F" w:rsidP="0036452C">
      <w:pPr>
        <w:pStyle w:val="Thesistext"/>
        <w:widowControl w:val="0"/>
        <w:spacing w:after="0"/>
        <w:ind w:firstLine="0"/>
        <w:rPr>
          <w:noProof/>
          <w:szCs w:val="24"/>
        </w:rPr>
      </w:pPr>
      <w:r>
        <w:rPr>
          <w:noProof/>
          <w:szCs w:val="24"/>
        </w:rPr>
        <w:tab/>
        <w:t>One of the pote</w:t>
      </w:r>
      <w:r w:rsidR="00715231">
        <w:rPr>
          <w:noProof/>
          <w:szCs w:val="24"/>
        </w:rPr>
        <w:t xml:space="preserve">ntial benefits of allowing a wildfire to burn </w:t>
      </w:r>
      <w:r>
        <w:rPr>
          <w:noProof/>
          <w:szCs w:val="24"/>
        </w:rPr>
        <w:t xml:space="preserve">is </w:t>
      </w:r>
      <w:r w:rsidR="00FC3705">
        <w:rPr>
          <w:noProof/>
          <w:szCs w:val="24"/>
        </w:rPr>
        <w:t>that it provides</w:t>
      </w:r>
      <w:r>
        <w:rPr>
          <w:noProof/>
          <w:szCs w:val="24"/>
        </w:rPr>
        <w:t xml:space="preserve"> </w:t>
      </w:r>
      <w:r w:rsidR="00662171">
        <w:rPr>
          <w:noProof/>
          <w:szCs w:val="24"/>
        </w:rPr>
        <w:t>‘</w:t>
      </w:r>
      <w:r>
        <w:rPr>
          <w:noProof/>
          <w:szCs w:val="24"/>
        </w:rPr>
        <w:t>free</w:t>
      </w:r>
      <w:r w:rsidR="00662171">
        <w:rPr>
          <w:noProof/>
          <w:szCs w:val="24"/>
        </w:rPr>
        <w:t>’</w:t>
      </w:r>
      <w:r>
        <w:rPr>
          <w:noProof/>
          <w:szCs w:val="24"/>
        </w:rPr>
        <w:t xml:space="preserve"> fuel treatment</w:t>
      </w:r>
      <w:r w:rsidR="00FC3705">
        <w:rPr>
          <w:noProof/>
          <w:szCs w:val="24"/>
        </w:rPr>
        <w:t>,</w:t>
      </w:r>
      <w:r>
        <w:rPr>
          <w:noProof/>
          <w:szCs w:val="24"/>
        </w:rPr>
        <w:t xml:space="preserve"> resulting in reduced fuel loads that make </w:t>
      </w:r>
      <w:r w:rsidR="006A3DF7">
        <w:rPr>
          <w:noProof/>
          <w:szCs w:val="24"/>
        </w:rPr>
        <w:t>subsequent fire</w:t>
      </w:r>
      <w:r>
        <w:rPr>
          <w:noProof/>
          <w:szCs w:val="24"/>
        </w:rPr>
        <w:t>s easier and less costly to contain. In this analysis, we estimate</w:t>
      </w:r>
      <w:r w:rsidR="00F6458F">
        <w:rPr>
          <w:noProof/>
          <w:szCs w:val="24"/>
        </w:rPr>
        <w:t>d</w:t>
      </w:r>
      <w:r>
        <w:rPr>
          <w:noProof/>
          <w:szCs w:val="24"/>
        </w:rPr>
        <w:t xml:space="preserve"> the </w:t>
      </w:r>
      <w:r w:rsidR="009F0316">
        <w:rPr>
          <w:noProof/>
          <w:szCs w:val="24"/>
        </w:rPr>
        <w:t xml:space="preserve">expected </w:t>
      </w:r>
      <w:r>
        <w:rPr>
          <w:noProof/>
          <w:szCs w:val="24"/>
        </w:rPr>
        <w:t xml:space="preserve">value of that benefit on a landscape in the Deschutes National Forest of central Oregon using Monte Carlo </w:t>
      </w:r>
      <w:r w:rsidR="005927B6">
        <w:rPr>
          <w:noProof/>
          <w:szCs w:val="24"/>
        </w:rPr>
        <w:t>methods</w:t>
      </w:r>
      <w:r>
        <w:rPr>
          <w:noProof/>
          <w:szCs w:val="24"/>
        </w:rPr>
        <w:t>. We combined models of fire behavior, forest vegetation, fire suppression effectiveness</w:t>
      </w:r>
      <w:r w:rsidR="00F6458F">
        <w:rPr>
          <w:noProof/>
          <w:szCs w:val="24"/>
        </w:rPr>
        <w:t>,</w:t>
      </w:r>
      <w:r>
        <w:rPr>
          <w:noProof/>
          <w:szCs w:val="24"/>
        </w:rPr>
        <w:t xml:space="preserve"> and </w:t>
      </w:r>
      <w:r w:rsidR="00F6458F">
        <w:rPr>
          <w:noProof/>
          <w:szCs w:val="24"/>
        </w:rPr>
        <w:t xml:space="preserve">fire suppression </w:t>
      </w:r>
      <w:r>
        <w:rPr>
          <w:noProof/>
          <w:szCs w:val="24"/>
        </w:rPr>
        <w:t xml:space="preserve">cost to simulate fire on the landscape, update the vegetation and forest fire fuels, and estimate the effect </w:t>
      </w:r>
      <w:r w:rsidR="000A0220">
        <w:rPr>
          <w:noProof/>
          <w:szCs w:val="24"/>
        </w:rPr>
        <w:t xml:space="preserve">of allowing a </w:t>
      </w:r>
      <w:r w:rsidR="005927B6">
        <w:rPr>
          <w:noProof/>
          <w:szCs w:val="24"/>
        </w:rPr>
        <w:t>current wild</w:t>
      </w:r>
      <w:r w:rsidR="006A3DF7">
        <w:rPr>
          <w:noProof/>
          <w:szCs w:val="24"/>
        </w:rPr>
        <w:t xml:space="preserve">fire </w:t>
      </w:r>
      <w:r w:rsidR="000A0220">
        <w:rPr>
          <w:noProof/>
          <w:szCs w:val="24"/>
        </w:rPr>
        <w:t>to burn</w:t>
      </w:r>
      <w:r w:rsidR="003D3C2B" w:rsidRPr="003D3C2B">
        <w:rPr>
          <w:noProof/>
          <w:szCs w:val="24"/>
        </w:rPr>
        <w:t xml:space="preserve"> </w:t>
      </w:r>
      <w:r w:rsidR="003D3C2B">
        <w:rPr>
          <w:noProof/>
          <w:szCs w:val="24"/>
        </w:rPr>
        <w:t>on the suppression cost for subsequent fires</w:t>
      </w:r>
      <w:r>
        <w:rPr>
          <w:noProof/>
          <w:szCs w:val="24"/>
        </w:rPr>
        <w:t xml:space="preserve">. </w:t>
      </w:r>
    </w:p>
    <w:p w:rsidR="006176FD" w:rsidRDefault="008C3C2F" w:rsidP="0036452C">
      <w:pPr>
        <w:pStyle w:val="Thesistext"/>
        <w:widowControl w:val="0"/>
        <w:spacing w:after="0"/>
        <w:ind w:firstLine="0"/>
        <w:rPr>
          <w:noProof/>
          <w:szCs w:val="24"/>
        </w:rPr>
      </w:pPr>
      <w:r>
        <w:rPr>
          <w:noProof/>
          <w:szCs w:val="24"/>
        </w:rPr>
        <w:tab/>
        <w:t>Our estimate indicate</w:t>
      </w:r>
      <w:r w:rsidR="00F6458F">
        <w:rPr>
          <w:noProof/>
          <w:szCs w:val="24"/>
        </w:rPr>
        <w:t>s</w:t>
      </w:r>
      <w:r>
        <w:rPr>
          <w:noProof/>
          <w:szCs w:val="24"/>
        </w:rPr>
        <w:t xml:space="preserve"> that</w:t>
      </w:r>
      <w:r w:rsidR="006176FD">
        <w:rPr>
          <w:noProof/>
          <w:szCs w:val="24"/>
        </w:rPr>
        <w:t xml:space="preserve"> potential</w:t>
      </w:r>
      <w:r>
        <w:rPr>
          <w:noProof/>
          <w:szCs w:val="24"/>
        </w:rPr>
        <w:t xml:space="preserve"> cost savings may be substantial. For the sample </w:t>
      </w:r>
      <w:r w:rsidR="00AD056D">
        <w:rPr>
          <w:noProof/>
          <w:szCs w:val="24"/>
        </w:rPr>
        <w:t>path</w:t>
      </w:r>
      <w:r>
        <w:rPr>
          <w:noProof/>
          <w:szCs w:val="24"/>
        </w:rPr>
        <w:t xml:space="preserve"> that exhibited the highest </w:t>
      </w:r>
      <w:r w:rsidR="006368D2">
        <w:rPr>
          <w:noProof/>
          <w:szCs w:val="24"/>
        </w:rPr>
        <w:t xml:space="preserve">expected </w:t>
      </w:r>
      <w:r>
        <w:rPr>
          <w:noProof/>
          <w:szCs w:val="24"/>
        </w:rPr>
        <w:t xml:space="preserve">benefit, the </w:t>
      </w:r>
      <w:r w:rsidR="00FC3705">
        <w:rPr>
          <w:noProof/>
          <w:szCs w:val="24"/>
        </w:rPr>
        <w:t>present value of the reduction in future suppression costs was nearly $</w:t>
      </w:r>
      <w:r w:rsidR="00967ACE">
        <w:rPr>
          <w:noProof/>
          <w:szCs w:val="24"/>
        </w:rPr>
        <w:t>5.8</w:t>
      </w:r>
      <w:r w:rsidR="00C610CC">
        <w:rPr>
          <w:noProof/>
          <w:szCs w:val="24"/>
        </w:rPr>
        <w:t xml:space="preserve"> </w:t>
      </w:r>
      <w:r w:rsidR="00FC3705">
        <w:rPr>
          <w:noProof/>
          <w:szCs w:val="24"/>
        </w:rPr>
        <w:t xml:space="preserve">million. For most of the sample </w:t>
      </w:r>
      <w:r w:rsidR="00AD056D">
        <w:rPr>
          <w:noProof/>
          <w:szCs w:val="24"/>
        </w:rPr>
        <w:t>path</w:t>
      </w:r>
      <w:r w:rsidR="00FC3705">
        <w:rPr>
          <w:noProof/>
          <w:szCs w:val="24"/>
        </w:rPr>
        <w:t xml:space="preserve">s, the </w:t>
      </w:r>
      <w:r w:rsidR="009F0316">
        <w:rPr>
          <w:noProof/>
          <w:szCs w:val="24"/>
        </w:rPr>
        <w:t xml:space="preserve">estimated </w:t>
      </w:r>
      <w:r w:rsidR="00FC3705">
        <w:rPr>
          <w:noProof/>
          <w:szCs w:val="24"/>
        </w:rPr>
        <w:t>benefit was modest, but positive, averaging $</w:t>
      </w:r>
      <w:r w:rsidR="00967ACE">
        <w:rPr>
          <w:noProof/>
          <w:szCs w:val="24"/>
        </w:rPr>
        <w:t>2.47</w:t>
      </w:r>
      <w:r w:rsidR="00FC3705">
        <w:rPr>
          <w:noProof/>
          <w:szCs w:val="24"/>
        </w:rPr>
        <w:t xml:space="preserve"> million </w:t>
      </w:r>
      <w:r w:rsidR="005927B6">
        <w:rPr>
          <w:noProof/>
          <w:szCs w:val="24"/>
        </w:rPr>
        <w:t xml:space="preserve">for the study area landscape </w:t>
      </w:r>
      <w:r w:rsidR="00FC3705">
        <w:rPr>
          <w:noProof/>
          <w:szCs w:val="24"/>
        </w:rPr>
        <w:t xml:space="preserve">over a sample of </w:t>
      </w:r>
      <w:r w:rsidR="005927B6">
        <w:rPr>
          <w:noProof/>
          <w:szCs w:val="24"/>
        </w:rPr>
        <w:t>2</w:t>
      </w:r>
      <w:r w:rsidR="00FC3705">
        <w:rPr>
          <w:noProof/>
          <w:szCs w:val="24"/>
        </w:rPr>
        <w:t>5</w:t>
      </w:r>
      <w:r w:rsidR="005927B6">
        <w:rPr>
          <w:noProof/>
          <w:szCs w:val="24"/>
        </w:rPr>
        <w:t>,0</w:t>
      </w:r>
      <w:r w:rsidR="00FC3705">
        <w:rPr>
          <w:noProof/>
          <w:szCs w:val="24"/>
        </w:rPr>
        <w:t xml:space="preserve">00 </w:t>
      </w:r>
      <w:r w:rsidR="006A4598">
        <w:rPr>
          <w:noProof/>
          <w:szCs w:val="24"/>
        </w:rPr>
        <w:t xml:space="preserve">paired </w:t>
      </w:r>
      <w:r w:rsidR="005927B6">
        <w:rPr>
          <w:noProof/>
          <w:szCs w:val="24"/>
        </w:rPr>
        <w:t>simulation</w:t>
      </w:r>
      <w:r w:rsidR="00FC3705">
        <w:rPr>
          <w:noProof/>
          <w:szCs w:val="24"/>
        </w:rPr>
        <w:t xml:space="preserve">s. </w:t>
      </w:r>
      <w:r w:rsidR="001F0591">
        <w:rPr>
          <w:noProof/>
          <w:szCs w:val="24"/>
        </w:rPr>
        <w:t>F</w:t>
      </w:r>
      <w:r w:rsidR="00FC3705">
        <w:rPr>
          <w:noProof/>
          <w:szCs w:val="24"/>
        </w:rPr>
        <w:t>or a few, future suppression costs were actually h</w:t>
      </w:r>
      <w:r w:rsidR="00295499">
        <w:rPr>
          <w:noProof/>
          <w:szCs w:val="24"/>
        </w:rPr>
        <w:t>igher in the let-burn scenario</w:t>
      </w:r>
      <w:r w:rsidR="00F0097E">
        <w:rPr>
          <w:noProof/>
          <w:szCs w:val="24"/>
        </w:rPr>
        <w:t xml:space="preserve">. </w:t>
      </w:r>
      <w:r w:rsidR="007D42F4">
        <w:rPr>
          <w:noProof/>
          <w:szCs w:val="24"/>
        </w:rPr>
        <w:t>The category into which each fire of interest falls is dependent on how</w:t>
      </w:r>
      <w:r w:rsidR="00E9139C">
        <w:rPr>
          <w:noProof/>
          <w:szCs w:val="24"/>
        </w:rPr>
        <w:t xml:space="preserve"> fuels,</w:t>
      </w:r>
      <w:r w:rsidR="00CC580E">
        <w:rPr>
          <w:noProof/>
          <w:szCs w:val="24"/>
        </w:rPr>
        <w:t xml:space="preserve"> </w:t>
      </w:r>
      <w:r w:rsidR="00E9139C">
        <w:rPr>
          <w:noProof/>
          <w:szCs w:val="24"/>
        </w:rPr>
        <w:t xml:space="preserve">and </w:t>
      </w:r>
      <w:r w:rsidR="007D42F4">
        <w:rPr>
          <w:noProof/>
          <w:szCs w:val="24"/>
        </w:rPr>
        <w:t xml:space="preserve">specificially surface fuels, transition over time with and without a burn in the current period. </w:t>
      </w:r>
      <w:r w:rsidR="006176FD">
        <w:rPr>
          <w:noProof/>
          <w:szCs w:val="24"/>
        </w:rPr>
        <w:t xml:space="preserve">We found that estimated expected future suppression cost savings were positively correlated with the size of the fire of interest. This is not surprising since large fires provide more fuel treatment. </w:t>
      </w:r>
    </w:p>
    <w:p w:rsidR="00FC3705" w:rsidRDefault="006176FD" w:rsidP="00EB3B5E">
      <w:pPr>
        <w:pStyle w:val="Thesistext"/>
        <w:widowControl w:val="0"/>
        <w:spacing w:after="0"/>
        <w:rPr>
          <w:noProof/>
          <w:szCs w:val="24"/>
        </w:rPr>
      </w:pPr>
      <w:r>
        <w:rPr>
          <w:noProof/>
          <w:szCs w:val="24"/>
        </w:rPr>
        <w:t xml:space="preserve">However, fire damage may also be positively correlated with </w:t>
      </w:r>
      <w:r w:rsidR="007A3B0C">
        <w:rPr>
          <w:noProof/>
          <w:szCs w:val="24"/>
        </w:rPr>
        <w:t>fire size</w:t>
      </w:r>
      <w:r>
        <w:rPr>
          <w:noProof/>
          <w:szCs w:val="24"/>
        </w:rPr>
        <w:t xml:space="preserve"> since more forest is </w:t>
      </w:r>
      <w:r>
        <w:rPr>
          <w:noProof/>
          <w:szCs w:val="24"/>
        </w:rPr>
        <w:lastRenderedPageBreak/>
        <w:t xml:space="preserve">burned. </w:t>
      </w:r>
      <w:r w:rsidR="0007375E">
        <w:rPr>
          <w:noProof/>
          <w:szCs w:val="24"/>
        </w:rPr>
        <w:t xml:space="preserve">The risk of damage from unsuppressed fire must be weighed against the potential benefit </w:t>
      </w:r>
      <w:r w:rsidR="004A7C92">
        <w:rPr>
          <w:noProof/>
          <w:szCs w:val="24"/>
        </w:rPr>
        <w:t xml:space="preserve">within the context of the owners’ management objectives </w:t>
      </w:r>
      <w:r w:rsidR="0007375E">
        <w:rPr>
          <w:noProof/>
          <w:szCs w:val="24"/>
        </w:rPr>
        <w:t xml:space="preserve">when making a decision about whether a particular fire should be allowed to burn. </w:t>
      </w:r>
      <w:r w:rsidR="009670C7">
        <w:rPr>
          <w:noProof/>
          <w:szCs w:val="24"/>
        </w:rPr>
        <w:t xml:space="preserve">It is the </w:t>
      </w:r>
      <w:r w:rsidR="009670C7">
        <w:rPr>
          <w:i/>
          <w:noProof/>
          <w:szCs w:val="24"/>
        </w:rPr>
        <w:t xml:space="preserve">net </w:t>
      </w:r>
      <w:r w:rsidR="009670C7">
        <w:rPr>
          <w:noProof/>
          <w:szCs w:val="24"/>
        </w:rPr>
        <w:t xml:space="preserve">benefit of allowing a fire to burn that </w:t>
      </w:r>
      <w:r w:rsidR="007A3B0C">
        <w:rPr>
          <w:noProof/>
          <w:szCs w:val="24"/>
        </w:rPr>
        <w:t xml:space="preserve">is </w:t>
      </w:r>
      <w:r w:rsidR="009670C7">
        <w:rPr>
          <w:noProof/>
          <w:szCs w:val="24"/>
        </w:rPr>
        <w:t xml:space="preserve">the relevant criterion. </w:t>
      </w:r>
      <w:r w:rsidR="0007375E">
        <w:rPr>
          <w:noProof/>
          <w:szCs w:val="24"/>
        </w:rPr>
        <w:t xml:space="preserve">We constructed a preliminary estimate of the potential loss of timber value in order to get an idea </w:t>
      </w:r>
      <w:r w:rsidR="00D947B5">
        <w:rPr>
          <w:noProof/>
          <w:szCs w:val="24"/>
        </w:rPr>
        <w:t xml:space="preserve">of </w:t>
      </w:r>
      <w:r w:rsidR="004C109B">
        <w:rPr>
          <w:noProof/>
          <w:szCs w:val="24"/>
        </w:rPr>
        <w:t>the likelihood</w:t>
      </w:r>
      <w:r w:rsidR="0007375E">
        <w:rPr>
          <w:noProof/>
          <w:szCs w:val="24"/>
        </w:rPr>
        <w:t xml:space="preserve"> that suppression cost savings </w:t>
      </w:r>
      <w:r w:rsidR="004C109B">
        <w:rPr>
          <w:noProof/>
          <w:szCs w:val="24"/>
        </w:rPr>
        <w:t xml:space="preserve">might </w:t>
      </w:r>
      <w:r w:rsidR="0007375E">
        <w:rPr>
          <w:noProof/>
          <w:szCs w:val="24"/>
        </w:rPr>
        <w:t xml:space="preserve">outweigh </w:t>
      </w:r>
      <w:r w:rsidR="00CC580E">
        <w:rPr>
          <w:noProof/>
          <w:szCs w:val="24"/>
        </w:rPr>
        <w:t>fire damage</w:t>
      </w:r>
      <w:r w:rsidR="00CB6E0C">
        <w:rPr>
          <w:noProof/>
          <w:szCs w:val="24"/>
        </w:rPr>
        <w:t xml:space="preserve"> in our study area</w:t>
      </w:r>
      <w:r w:rsidR="00F56D5A">
        <w:rPr>
          <w:noProof/>
          <w:szCs w:val="24"/>
        </w:rPr>
        <w:t xml:space="preserve">. </w:t>
      </w:r>
      <w:r w:rsidR="0007375E">
        <w:rPr>
          <w:noProof/>
          <w:szCs w:val="24"/>
        </w:rPr>
        <w:t>We included both los</w:t>
      </w:r>
      <w:r w:rsidR="00CB6E0C">
        <w:rPr>
          <w:noProof/>
          <w:szCs w:val="24"/>
        </w:rPr>
        <w:t xml:space="preserve">s to the </w:t>
      </w:r>
      <w:r w:rsidR="006A3DF7">
        <w:rPr>
          <w:noProof/>
          <w:szCs w:val="24"/>
        </w:rPr>
        <w:t>fire of interest</w:t>
      </w:r>
      <w:r w:rsidR="00CB6E0C">
        <w:rPr>
          <w:noProof/>
          <w:szCs w:val="24"/>
        </w:rPr>
        <w:t xml:space="preserve"> and reduced</w:t>
      </w:r>
      <w:r w:rsidR="0007375E">
        <w:rPr>
          <w:noProof/>
          <w:szCs w:val="24"/>
        </w:rPr>
        <w:t xml:space="preserve"> loss to </w:t>
      </w:r>
      <w:r w:rsidR="006A3DF7">
        <w:rPr>
          <w:noProof/>
          <w:szCs w:val="24"/>
        </w:rPr>
        <w:t>subsequent fire</w:t>
      </w:r>
      <w:r w:rsidR="0007375E">
        <w:rPr>
          <w:noProof/>
          <w:szCs w:val="24"/>
        </w:rPr>
        <w:t xml:space="preserve">s resulting from the fuel treatment effect of the </w:t>
      </w:r>
      <w:r w:rsidR="006A3DF7">
        <w:rPr>
          <w:noProof/>
          <w:szCs w:val="24"/>
        </w:rPr>
        <w:t>fire of interest</w:t>
      </w:r>
      <w:r w:rsidR="0007375E">
        <w:rPr>
          <w:noProof/>
          <w:szCs w:val="24"/>
        </w:rPr>
        <w:t xml:space="preserve">. </w:t>
      </w:r>
      <w:r w:rsidR="005927B6">
        <w:rPr>
          <w:noProof/>
          <w:szCs w:val="24"/>
        </w:rPr>
        <w:t>O</w:t>
      </w:r>
      <w:r w:rsidR="00533D25">
        <w:rPr>
          <w:noProof/>
          <w:szCs w:val="24"/>
        </w:rPr>
        <w:t>n average, the estimated loss outweighed the estimated benefit by an order of magnitude</w:t>
      </w:r>
      <w:r w:rsidR="005927B6">
        <w:rPr>
          <w:noProof/>
          <w:szCs w:val="24"/>
        </w:rPr>
        <w:t>. Nonetheless, even with an estimat</w:t>
      </w:r>
      <w:r w:rsidR="00A77FF2">
        <w:rPr>
          <w:noProof/>
          <w:szCs w:val="24"/>
        </w:rPr>
        <w:t>e</w:t>
      </w:r>
      <w:r w:rsidR="005927B6">
        <w:rPr>
          <w:noProof/>
          <w:szCs w:val="24"/>
        </w:rPr>
        <w:t xml:space="preserve"> of timber value at risk that is highly likely to be biased upwards, </w:t>
      </w:r>
      <w:r w:rsidR="00533D25">
        <w:rPr>
          <w:noProof/>
          <w:szCs w:val="24"/>
        </w:rPr>
        <w:t xml:space="preserve">the benefit </w:t>
      </w:r>
      <w:r w:rsidR="004C109B">
        <w:rPr>
          <w:noProof/>
          <w:szCs w:val="24"/>
        </w:rPr>
        <w:t xml:space="preserve">exceeded </w:t>
      </w:r>
      <w:r w:rsidR="005D7CBD">
        <w:rPr>
          <w:noProof/>
          <w:szCs w:val="24"/>
        </w:rPr>
        <w:t xml:space="preserve">the </w:t>
      </w:r>
      <w:r w:rsidR="004C109B">
        <w:rPr>
          <w:noProof/>
          <w:szCs w:val="24"/>
        </w:rPr>
        <w:t>cost</w:t>
      </w:r>
      <w:r w:rsidR="005D7CBD" w:rsidRPr="005D7CBD">
        <w:rPr>
          <w:noProof/>
          <w:szCs w:val="24"/>
        </w:rPr>
        <w:t xml:space="preserve"> </w:t>
      </w:r>
      <w:r w:rsidR="005D7CBD">
        <w:rPr>
          <w:noProof/>
          <w:szCs w:val="24"/>
        </w:rPr>
        <w:t xml:space="preserve">for </w:t>
      </w:r>
      <w:r w:rsidR="00B01DDC">
        <w:rPr>
          <w:noProof/>
          <w:szCs w:val="24"/>
        </w:rPr>
        <w:t xml:space="preserve">4.6 </w:t>
      </w:r>
      <w:r w:rsidR="005D7CBD">
        <w:rPr>
          <w:noProof/>
          <w:szCs w:val="24"/>
        </w:rPr>
        <w:t xml:space="preserve">percent of the </w:t>
      </w:r>
      <w:r w:rsidR="005927B6">
        <w:rPr>
          <w:noProof/>
          <w:szCs w:val="24"/>
        </w:rPr>
        <w:t>sample.</w:t>
      </w:r>
      <w:r w:rsidR="00533D25">
        <w:rPr>
          <w:noProof/>
          <w:szCs w:val="24"/>
        </w:rPr>
        <w:t xml:space="preserve"> </w:t>
      </w:r>
      <w:r w:rsidR="005D7CBD">
        <w:rPr>
          <w:noProof/>
          <w:szCs w:val="24"/>
        </w:rPr>
        <w:t>This suggests a compelling avenue for future research—to investigate the conditions</w:t>
      </w:r>
      <w:r w:rsidR="00E522A2">
        <w:rPr>
          <w:noProof/>
          <w:szCs w:val="24"/>
        </w:rPr>
        <w:t xml:space="preserve"> (i.e. weather, ignition location, ignition timing, value-at-risk, etc.)</w:t>
      </w:r>
      <w:r w:rsidR="005D7CBD">
        <w:rPr>
          <w:noProof/>
          <w:szCs w:val="24"/>
        </w:rPr>
        <w:t xml:space="preserve"> under which the benefit of allowing a fire to burn is likely to exceed the cost and</w:t>
      </w:r>
      <w:r w:rsidR="003F6714">
        <w:rPr>
          <w:noProof/>
          <w:szCs w:val="24"/>
        </w:rPr>
        <w:t xml:space="preserve"> then to</w:t>
      </w:r>
      <w:r w:rsidR="005D7CBD">
        <w:rPr>
          <w:noProof/>
          <w:szCs w:val="24"/>
        </w:rPr>
        <w:t xml:space="preserve"> us</w:t>
      </w:r>
      <w:r w:rsidR="003F6714">
        <w:rPr>
          <w:noProof/>
          <w:szCs w:val="24"/>
        </w:rPr>
        <w:t>e</w:t>
      </w:r>
      <w:r w:rsidR="005D7CBD">
        <w:rPr>
          <w:noProof/>
          <w:szCs w:val="24"/>
        </w:rPr>
        <w:t xml:space="preserve"> that information to develop a tool </w:t>
      </w:r>
      <w:r w:rsidR="004A7C92">
        <w:rPr>
          <w:noProof/>
          <w:szCs w:val="24"/>
        </w:rPr>
        <w:t>to inform the forest planning process by identifying areas t</w:t>
      </w:r>
      <w:r w:rsidR="003F6714">
        <w:rPr>
          <w:noProof/>
          <w:szCs w:val="24"/>
        </w:rPr>
        <w:t>hat meet those conditions</w:t>
      </w:r>
      <w:r w:rsidR="00CC580E">
        <w:rPr>
          <w:noProof/>
          <w:szCs w:val="24"/>
        </w:rPr>
        <w:t>—areas that</w:t>
      </w:r>
      <w:r w:rsidR="003F6714">
        <w:rPr>
          <w:noProof/>
          <w:szCs w:val="24"/>
        </w:rPr>
        <w:t xml:space="preserve"> c</w:t>
      </w:r>
      <w:r w:rsidR="004A7C92">
        <w:rPr>
          <w:noProof/>
          <w:szCs w:val="24"/>
        </w:rPr>
        <w:t>ould be considered for cautious use of wildfire as a management tool</w:t>
      </w:r>
      <w:r w:rsidR="005D7CBD">
        <w:rPr>
          <w:noProof/>
          <w:szCs w:val="24"/>
        </w:rPr>
        <w:t>.</w:t>
      </w:r>
    </w:p>
    <w:p w:rsidR="006176FD" w:rsidRDefault="00CB6E0C" w:rsidP="0036452C">
      <w:pPr>
        <w:pStyle w:val="Thesistext"/>
        <w:widowControl w:val="0"/>
        <w:spacing w:after="0"/>
        <w:ind w:firstLine="0"/>
        <w:rPr>
          <w:noProof/>
          <w:szCs w:val="24"/>
        </w:rPr>
      </w:pPr>
      <w:r>
        <w:rPr>
          <w:noProof/>
          <w:szCs w:val="24"/>
        </w:rPr>
        <w:tab/>
      </w:r>
      <w:r w:rsidR="00DD48EC">
        <w:rPr>
          <w:noProof/>
          <w:szCs w:val="24"/>
        </w:rPr>
        <w:t xml:space="preserve">In order to understand how timing and location of fires impact the </w:t>
      </w:r>
      <w:r w:rsidR="00B93E34">
        <w:rPr>
          <w:noProof/>
          <w:szCs w:val="24"/>
        </w:rPr>
        <w:t>management of fire</w:t>
      </w:r>
      <w:r w:rsidR="00DD48EC">
        <w:rPr>
          <w:noProof/>
          <w:szCs w:val="24"/>
        </w:rPr>
        <w:t xml:space="preserve"> for the purpose of achieving </w:t>
      </w:r>
      <w:r w:rsidR="00884737">
        <w:rPr>
          <w:noProof/>
          <w:szCs w:val="24"/>
        </w:rPr>
        <w:t xml:space="preserve">land management </w:t>
      </w:r>
      <w:r w:rsidR="00DD48EC">
        <w:rPr>
          <w:noProof/>
          <w:szCs w:val="24"/>
        </w:rPr>
        <w:t>objectives,</w:t>
      </w:r>
      <w:r>
        <w:rPr>
          <w:noProof/>
          <w:szCs w:val="24"/>
        </w:rPr>
        <w:t xml:space="preserve"> it will be necessary to </w:t>
      </w:r>
      <w:r w:rsidR="008544B5">
        <w:rPr>
          <w:noProof/>
          <w:szCs w:val="24"/>
        </w:rPr>
        <w:t xml:space="preserve">expand certain </w:t>
      </w:r>
      <w:r w:rsidR="00785376">
        <w:rPr>
          <w:noProof/>
          <w:szCs w:val="24"/>
        </w:rPr>
        <w:t>areas</w:t>
      </w:r>
      <w:r w:rsidR="008544B5">
        <w:rPr>
          <w:noProof/>
          <w:szCs w:val="24"/>
        </w:rPr>
        <w:t xml:space="preserve"> of </w:t>
      </w:r>
      <w:r>
        <w:rPr>
          <w:noProof/>
          <w:szCs w:val="24"/>
        </w:rPr>
        <w:t xml:space="preserve">this research </w:t>
      </w:r>
      <w:r w:rsidR="008544B5">
        <w:rPr>
          <w:noProof/>
          <w:szCs w:val="24"/>
        </w:rPr>
        <w:t xml:space="preserve">and consider </w:t>
      </w:r>
      <w:r w:rsidR="00DD48EC">
        <w:rPr>
          <w:noProof/>
          <w:szCs w:val="24"/>
        </w:rPr>
        <w:t>how to incorporate that knowledge</w:t>
      </w:r>
      <w:r w:rsidR="008544B5">
        <w:rPr>
          <w:noProof/>
          <w:szCs w:val="24"/>
        </w:rPr>
        <w:t xml:space="preserve"> into the existing fire management planning process</w:t>
      </w:r>
      <w:r>
        <w:rPr>
          <w:noProof/>
          <w:szCs w:val="24"/>
        </w:rPr>
        <w:t xml:space="preserve">. </w:t>
      </w:r>
    </w:p>
    <w:p w:rsidR="009B0DA2" w:rsidRDefault="00CB6E0C" w:rsidP="00EB3B5E">
      <w:pPr>
        <w:pStyle w:val="Thesistext"/>
        <w:widowControl w:val="0"/>
        <w:spacing w:after="0"/>
        <w:rPr>
          <w:noProof/>
          <w:szCs w:val="24"/>
        </w:rPr>
      </w:pPr>
      <w:r>
        <w:rPr>
          <w:noProof/>
          <w:szCs w:val="24"/>
        </w:rPr>
        <w:t xml:space="preserve">First, </w:t>
      </w:r>
      <w:r w:rsidR="008C2741">
        <w:rPr>
          <w:noProof/>
          <w:szCs w:val="24"/>
        </w:rPr>
        <w:t>the effect of wildfire on the full range of ecosystems services</w:t>
      </w:r>
      <w:r w:rsidR="00332A45">
        <w:rPr>
          <w:noProof/>
          <w:szCs w:val="24"/>
        </w:rPr>
        <w:t xml:space="preserve"> that are generated on this landscape</w:t>
      </w:r>
      <w:r w:rsidR="008C2741">
        <w:rPr>
          <w:noProof/>
          <w:szCs w:val="24"/>
        </w:rPr>
        <w:t xml:space="preserve">, including timber, </w:t>
      </w:r>
      <w:r w:rsidR="00332A45">
        <w:rPr>
          <w:noProof/>
          <w:szCs w:val="24"/>
        </w:rPr>
        <w:t>recreation, wildlife habitat, and aesthetic values</w:t>
      </w:r>
      <w:r w:rsidR="00385FC9">
        <w:rPr>
          <w:noProof/>
          <w:szCs w:val="24"/>
        </w:rPr>
        <w:t>,</w:t>
      </w:r>
      <w:r w:rsidR="00332A45">
        <w:rPr>
          <w:noProof/>
          <w:szCs w:val="24"/>
        </w:rPr>
        <w:t xml:space="preserve"> </w:t>
      </w:r>
      <w:r w:rsidR="008C2741">
        <w:rPr>
          <w:noProof/>
          <w:szCs w:val="24"/>
        </w:rPr>
        <w:t xml:space="preserve">must be modeled and valued in a way that allows comparison with </w:t>
      </w:r>
      <w:r w:rsidR="005927B6">
        <w:rPr>
          <w:noProof/>
          <w:szCs w:val="24"/>
        </w:rPr>
        <w:t>potential</w:t>
      </w:r>
      <w:r w:rsidR="008C2741">
        <w:rPr>
          <w:noProof/>
          <w:szCs w:val="24"/>
        </w:rPr>
        <w:t xml:space="preserve"> suppression cost</w:t>
      </w:r>
      <w:r w:rsidR="005927B6">
        <w:rPr>
          <w:noProof/>
          <w:szCs w:val="24"/>
        </w:rPr>
        <w:t xml:space="preserve"> saving</w:t>
      </w:r>
      <w:r w:rsidR="008C2741">
        <w:rPr>
          <w:noProof/>
          <w:szCs w:val="24"/>
        </w:rPr>
        <w:t xml:space="preserve">s. </w:t>
      </w:r>
      <w:r w:rsidR="00FB1C25">
        <w:rPr>
          <w:noProof/>
          <w:szCs w:val="24"/>
        </w:rPr>
        <w:t xml:space="preserve">Fire effects may involve damages in some periods and benefits in others as vegetation develops over time. </w:t>
      </w:r>
      <w:r w:rsidR="004C109B">
        <w:rPr>
          <w:noProof/>
          <w:szCs w:val="24"/>
        </w:rPr>
        <w:t>Ideally, t</w:t>
      </w:r>
      <w:r w:rsidR="00481C8E">
        <w:rPr>
          <w:noProof/>
          <w:szCs w:val="24"/>
        </w:rPr>
        <w:t xml:space="preserve">he range and extent of ecosystem services </w:t>
      </w:r>
      <w:r w:rsidR="00EC795A">
        <w:rPr>
          <w:noProof/>
          <w:szCs w:val="24"/>
        </w:rPr>
        <w:t>considered</w:t>
      </w:r>
      <w:r w:rsidR="004C109B">
        <w:rPr>
          <w:noProof/>
          <w:szCs w:val="24"/>
        </w:rPr>
        <w:t xml:space="preserve"> in the model </w:t>
      </w:r>
      <w:r w:rsidR="00481C8E">
        <w:rPr>
          <w:noProof/>
          <w:szCs w:val="24"/>
        </w:rPr>
        <w:t xml:space="preserve">should </w:t>
      </w:r>
      <w:r w:rsidR="004C109B">
        <w:rPr>
          <w:noProof/>
          <w:szCs w:val="24"/>
        </w:rPr>
        <w:lastRenderedPageBreak/>
        <w:t xml:space="preserve">reflect current management objectives for the study area and </w:t>
      </w:r>
      <w:r w:rsidR="00481C8E">
        <w:rPr>
          <w:noProof/>
          <w:szCs w:val="24"/>
        </w:rPr>
        <w:t>be consistent with the Deschutes National Forest Plan (USDA 1990)</w:t>
      </w:r>
      <w:r w:rsidR="008C2741">
        <w:rPr>
          <w:noProof/>
          <w:szCs w:val="24"/>
        </w:rPr>
        <w:t xml:space="preserve">. </w:t>
      </w:r>
    </w:p>
    <w:p w:rsidR="008544B5" w:rsidRDefault="008544B5" w:rsidP="008544B5">
      <w:pPr>
        <w:pStyle w:val="Thesistext"/>
        <w:widowControl w:val="0"/>
        <w:spacing w:after="0"/>
        <w:rPr>
          <w:noProof/>
          <w:szCs w:val="24"/>
        </w:rPr>
      </w:pPr>
      <w:r>
        <w:rPr>
          <w:noProof/>
          <w:szCs w:val="24"/>
        </w:rPr>
        <w:t xml:space="preserve">Second, the new interpretation of federal wildfire policy </w:t>
      </w:r>
      <w:r w:rsidR="00190B7E">
        <w:rPr>
          <w:noProof/>
          <w:szCs w:val="24"/>
        </w:rPr>
        <w:t>permits</w:t>
      </w:r>
      <w:r>
        <w:rPr>
          <w:noProof/>
          <w:szCs w:val="24"/>
        </w:rPr>
        <w:t xml:space="preserve"> managers considerable flexibility in allowing wildfire </w:t>
      </w:r>
      <w:r w:rsidR="002870A5">
        <w:rPr>
          <w:noProof/>
          <w:szCs w:val="24"/>
        </w:rPr>
        <w:t xml:space="preserve">to spread in order </w:t>
      </w:r>
      <w:r>
        <w:rPr>
          <w:noProof/>
          <w:szCs w:val="24"/>
        </w:rPr>
        <w:t>to achieve eco</w:t>
      </w:r>
      <w:r w:rsidR="004A7010">
        <w:rPr>
          <w:noProof/>
          <w:szCs w:val="24"/>
        </w:rPr>
        <w:t xml:space="preserve">logically beneficial outcomes. </w:t>
      </w:r>
      <w:r>
        <w:rPr>
          <w:noProof/>
          <w:szCs w:val="24"/>
        </w:rPr>
        <w:t xml:space="preserve">The past </w:t>
      </w:r>
      <w:r w:rsidR="002870A5">
        <w:rPr>
          <w:noProof/>
          <w:szCs w:val="24"/>
        </w:rPr>
        <w:t>contrast</w:t>
      </w:r>
      <w:r>
        <w:rPr>
          <w:noProof/>
          <w:szCs w:val="24"/>
        </w:rPr>
        <w:t xml:space="preserve"> between </w:t>
      </w:r>
      <w:r w:rsidR="002870A5">
        <w:rPr>
          <w:noProof/>
          <w:szCs w:val="24"/>
        </w:rPr>
        <w:t>suppressing</w:t>
      </w:r>
      <w:r>
        <w:rPr>
          <w:noProof/>
          <w:szCs w:val="24"/>
        </w:rPr>
        <w:t xml:space="preserve"> wildland fires </w:t>
      </w:r>
      <w:r w:rsidR="002870A5">
        <w:rPr>
          <w:noProof/>
          <w:szCs w:val="24"/>
        </w:rPr>
        <w:t>and</w:t>
      </w:r>
      <w:r>
        <w:rPr>
          <w:noProof/>
          <w:szCs w:val="24"/>
        </w:rPr>
        <w:t xml:space="preserve"> wil</w:t>
      </w:r>
      <w:r w:rsidR="004A7010">
        <w:rPr>
          <w:noProof/>
          <w:szCs w:val="24"/>
        </w:rPr>
        <w:t xml:space="preserve">dland fire use no longer exists. Instead, a </w:t>
      </w:r>
      <w:r>
        <w:rPr>
          <w:noProof/>
          <w:szCs w:val="24"/>
        </w:rPr>
        <w:t>given fire may be managed for ecological benefits on one flank, while being aggressively suppressed on another flank to protect high</w:t>
      </w:r>
      <w:r w:rsidR="004A7010">
        <w:rPr>
          <w:noProof/>
          <w:szCs w:val="24"/>
        </w:rPr>
        <w:t xml:space="preserve">ly valued resources from loss. </w:t>
      </w:r>
      <w:r>
        <w:rPr>
          <w:noProof/>
          <w:szCs w:val="24"/>
        </w:rPr>
        <w:t>In this new paradigm</w:t>
      </w:r>
      <w:r w:rsidR="00385FC9">
        <w:rPr>
          <w:noProof/>
          <w:szCs w:val="24"/>
        </w:rPr>
        <w:t>,</w:t>
      </w:r>
      <w:r>
        <w:rPr>
          <w:noProof/>
          <w:szCs w:val="24"/>
        </w:rPr>
        <w:t xml:space="preserve"> all fires have a suppression objective, however suppression activities may not occur until the fire reaches designated areas</w:t>
      </w:r>
      <w:r w:rsidR="004A7010">
        <w:rPr>
          <w:noProof/>
          <w:szCs w:val="24"/>
        </w:rPr>
        <w:t>.</w:t>
      </w:r>
      <w:r>
        <w:rPr>
          <w:noProof/>
          <w:szCs w:val="24"/>
        </w:rPr>
        <w:t xml:space="preserve"> Thus, a more realistic simulation effort could be engaged by identifying areas within the forest where transition to suppression objectives are likely to occur and simulating fire spread and management response to wildfire movement.  </w:t>
      </w:r>
    </w:p>
    <w:p w:rsidR="008544B5" w:rsidRDefault="008544B5" w:rsidP="008544B5">
      <w:pPr>
        <w:pStyle w:val="Thesistext"/>
        <w:widowControl w:val="0"/>
        <w:spacing w:after="0"/>
        <w:ind w:firstLine="0"/>
        <w:rPr>
          <w:noProof/>
          <w:szCs w:val="24"/>
        </w:rPr>
      </w:pPr>
      <w:r>
        <w:rPr>
          <w:noProof/>
          <w:szCs w:val="24"/>
        </w:rPr>
        <w:tab/>
      </w:r>
      <w:r w:rsidR="00273F2D">
        <w:rPr>
          <w:noProof/>
          <w:szCs w:val="24"/>
        </w:rPr>
        <w:t xml:space="preserve"> </w:t>
      </w:r>
      <w:r>
        <w:rPr>
          <w:noProof/>
          <w:szCs w:val="24"/>
        </w:rPr>
        <w:t xml:space="preserve">The potential for </w:t>
      </w:r>
      <w:r w:rsidR="00936FA3">
        <w:rPr>
          <w:noProof/>
          <w:szCs w:val="24"/>
        </w:rPr>
        <w:t>wild</w:t>
      </w:r>
      <w:r>
        <w:rPr>
          <w:noProof/>
          <w:szCs w:val="24"/>
        </w:rPr>
        <w:t xml:space="preserve">fire to </w:t>
      </w:r>
      <w:r w:rsidR="007B36CC">
        <w:rPr>
          <w:noProof/>
          <w:szCs w:val="24"/>
        </w:rPr>
        <w:t xml:space="preserve">either </w:t>
      </w:r>
      <w:r w:rsidR="00AC1391">
        <w:rPr>
          <w:noProof/>
          <w:szCs w:val="24"/>
        </w:rPr>
        <w:t>expand</w:t>
      </w:r>
      <w:r>
        <w:rPr>
          <w:noProof/>
          <w:szCs w:val="24"/>
        </w:rPr>
        <w:t xml:space="preserve"> </w:t>
      </w:r>
      <w:r w:rsidR="00F10934">
        <w:rPr>
          <w:noProof/>
          <w:szCs w:val="24"/>
        </w:rPr>
        <w:t>into areas designated to trigger suppression</w:t>
      </w:r>
      <w:r w:rsidR="00D143AF">
        <w:rPr>
          <w:noProof/>
          <w:szCs w:val="24"/>
        </w:rPr>
        <w:t>,</w:t>
      </w:r>
      <w:r>
        <w:rPr>
          <w:noProof/>
          <w:szCs w:val="24"/>
        </w:rPr>
        <w:t xml:space="preserve"> or burn under conditions where</w:t>
      </w:r>
      <w:r w:rsidR="007B36CC">
        <w:rPr>
          <w:noProof/>
          <w:szCs w:val="24"/>
        </w:rPr>
        <w:t xml:space="preserve"> the</w:t>
      </w:r>
      <w:r>
        <w:rPr>
          <w:noProof/>
          <w:szCs w:val="24"/>
        </w:rPr>
        <w:t xml:space="preserve"> ecological </w:t>
      </w:r>
      <w:r w:rsidR="007B36CC">
        <w:rPr>
          <w:noProof/>
          <w:szCs w:val="24"/>
        </w:rPr>
        <w:t xml:space="preserve">fire </w:t>
      </w:r>
      <w:r>
        <w:rPr>
          <w:noProof/>
          <w:szCs w:val="24"/>
        </w:rPr>
        <w:t xml:space="preserve">effects </w:t>
      </w:r>
      <w:r w:rsidR="007B36CC">
        <w:rPr>
          <w:noProof/>
          <w:szCs w:val="24"/>
        </w:rPr>
        <w:t xml:space="preserve">switch </w:t>
      </w:r>
      <w:r>
        <w:rPr>
          <w:noProof/>
          <w:szCs w:val="24"/>
        </w:rPr>
        <w:t xml:space="preserve">from beneficial to </w:t>
      </w:r>
      <w:r w:rsidR="00402738">
        <w:rPr>
          <w:noProof/>
          <w:szCs w:val="24"/>
        </w:rPr>
        <w:t>detrimental</w:t>
      </w:r>
      <w:r>
        <w:rPr>
          <w:noProof/>
          <w:szCs w:val="24"/>
        </w:rPr>
        <w:t xml:space="preserve"> due to intensity</w:t>
      </w:r>
      <w:r w:rsidR="00D143AF">
        <w:rPr>
          <w:noProof/>
          <w:szCs w:val="24"/>
        </w:rPr>
        <w:t>,</w:t>
      </w:r>
      <w:r>
        <w:rPr>
          <w:noProof/>
          <w:szCs w:val="24"/>
        </w:rPr>
        <w:t xml:space="preserve"> is closely tied to the weather</w:t>
      </w:r>
      <w:r w:rsidR="00990C0E">
        <w:rPr>
          <w:noProof/>
          <w:szCs w:val="24"/>
        </w:rPr>
        <w:t xml:space="preserve"> in the days and weeks after the initial igntion</w:t>
      </w:r>
      <w:r w:rsidR="00F10934">
        <w:rPr>
          <w:noProof/>
          <w:szCs w:val="24"/>
        </w:rPr>
        <w:t>. These variables are</w:t>
      </w:r>
      <w:r>
        <w:rPr>
          <w:noProof/>
          <w:szCs w:val="24"/>
        </w:rPr>
        <w:t xml:space="preserve"> difficult to predict, particularly early in the fire season. Given this uncertainty</w:t>
      </w:r>
      <w:r w:rsidR="00385FC9">
        <w:rPr>
          <w:noProof/>
          <w:szCs w:val="24"/>
        </w:rPr>
        <w:t>,</w:t>
      </w:r>
      <w:r>
        <w:rPr>
          <w:noProof/>
          <w:szCs w:val="24"/>
        </w:rPr>
        <w:t xml:space="preserve"> managers are cautious </w:t>
      </w:r>
      <w:r w:rsidR="001D61C7">
        <w:rPr>
          <w:noProof/>
          <w:szCs w:val="24"/>
        </w:rPr>
        <w:t xml:space="preserve">of allowing </w:t>
      </w:r>
      <w:r>
        <w:rPr>
          <w:noProof/>
          <w:szCs w:val="24"/>
        </w:rPr>
        <w:t>wildfires to burn early in the fire season</w:t>
      </w:r>
      <w:r w:rsidR="001D61C7">
        <w:rPr>
          <w:noProof/>
          <w:szCs w:val="24"/>
        </w:rPr>
        <w:t>,</w:t>
      </w:r>
      <w:r>
        <w:rPr>
          <w:noProof/>
          <w:szCs w:val="24"/>
        </w:rPr>
        <w:t xml:space="preserve"> </w:t>
      </w:r>
      <w:r w:rsidR="001D61C7">
        <w:rPr>
          <w:noProof/>
          <w:szCs w:val="24"/>
        </w:rPr>
        <w:t>when</w:t>
      </w:r>
      <w:r>
        <w:rPr>
          <w:noProof/>
          <w:szCs w:val="24"/>
        </w:rPr>
        <w:t xml:space="preserve"> potential fire spread and effects may become </w:t>
      </w:r>
      <w:r w:rsidR="001D61C7">
        <w:rPr>
          <w:noProof/>
          <w:szCs w:val="24"/>
        </w:rPr>
        <w:t>more extreme</w:t>
      </w:r>
      <w:r>
        <w:rPr>
          <w:noProof/>
          <w:szCs w:val="24"/>
        </w:rPr>
        <w:t xml:space="preserve"> </w:t>
      </w:r>
      <w:r w:rsidR="001D61C7">
        <w:rPr>
          <w:noProof/>
          <w:szCs w:val="24"/>
        </w:rPr>
        <w:t>as</w:t>
      </w:r>
      <w:r>
        <w:rPr>
          <w:noProof/>
          <w:szCs w:val="24"/>
        </w:rPr>
        <w:t xml:space="preserve"> the fire season</w:t>
      </w:r>
      <w:r w:rsidR="001D61C7">
        <w:rPr>
          <w:noProof/>
          <w:szCs w:val="24"/>
        </w:rPr>
        <w:t xml:space="preserve"> progresses,</w:t>
      </w:r>
      <w:r w:rsidRPr="00DE0DFD">
        <w:rPr>
          <w:szCs w:val="24"/>
        </w:rPr>
        <w:t xml:space="preserve"> </w:t>
      </w:r>
      <w:r>
        <w:rPr>
          <w:szCs w:val="24"/>
        </w:rPr>
        <w:t xml:space="preserve">and </w:t>
      </w:r>
      <w:r w:rsidRPr="00FB05C8">
        <w:rPr>
          <w:szCs w:val="24"/>
        </w:rPr>
        <w:t xml:space="preserve">fire management plans </w:t>
      </w:r>
      <w:r>
        <w:rPr>
          <w:szCs w:val="24"/>
        </w:rPr>
        <w:t xml:space="preserve">may </w:t>
      </w:r>
      <w:r w:rsidRPr="00FB05C8">
        <w:rPr>
          <w:szCs w:val="24"/>
        </w:rPr>
        <w:t>not sufficiently consider the role of individual fires in achieving broader scale land management goals</w:t>
      </w:r>
      <w:r>
        <w:rPr>
          <w:szCs w:val="24"/>
        </w:rPr>
        <w:t xml:space="preserve"> </w:t>
      </w:r>
      <w:r w:rsidRPr="00FB05C8">
        <w:rPr>
          <w:szCs w:val="24"/>
        </w:rPr>
        <w:t>(</w:t>
      </w:r>
      <w:proofErr w:type="spellStart"/>
      <w:r>
        <w:rPr>
          <w:szCs w:val="24"/>
        </w:rPr>
        <w:t>Doane</w:t>
      </w:r>
      <w:proofErr w:type="spellEnd"/>
      <w:r>
        <w:rPr>
          <w:szCs w:val="24"/>
        </w:rPr>
        <w:t xml:space="preserve"> </w:t>
      </w:r>
      <w:r w:rsidRPr="001920F0">
        <w:rPr>
          <w:i/>
          <w:szCs w:val="24"/>
        </w:rPr>
        <w:t>et al.</w:t>
      </w:r>
      <w:r>
        <w:rPr>
          <w:szCs w:val="24"/>
        </w:rPr>
        <w:t xml:space="preserve"> 2006)</w:t>
      </w:r>
      <w:r w:rsidR="00667DCF">
        <w:rPr>
          <w:szCs w:val="24"/>
        </w:rPr>
        <w:t>.</w:t>
      </w:r>
      <w:r w:rsidR="00667DCF">
        <w:rPr>
          <w:noProof/>
          <w:szCs w:val="24"/>
        </w:rPr>
        <w:t xml:space="preserve"> </w:t>
      </w:r>
      <w:r>
        <w:rPr>
          <w:noProof/>
          <w:szCs w:val="24"/>
        </w:rPr>
        <w:t xml:space="preserve">Simulation efforts such as this could test rules of </w:t>
      </w:r>
      <w:r w:rsidR="006417EB">
        <w:rPr>
          <w:noProof/>
          <w:szCs w:val="24"/>
        </w:rPr>
        <w:t xml:space="preserve">fuel conditions, time of year, weather variables, and values at risk in order </w:t>
      </w:r>
      <w:r>
        <w:rPr>
          <w:noProof/>
          <w:szCs w:val="24"/>
        </w:rPr>
        <w:t xml:space="preserve">to explore more flexible fire management plans that may promote the expansion of ecological objectives of the fire management program.  </w:t>
      </w:r>
    </w:p>
    <w:p w:rsidR="00F018FE" w:rsidRDefault="009B0DA2" w:rsidP="0036452C">
      <w:pPr>
        <w:pStyle w:val="Thesistext"/>
        <w:widowControl w:val="0"/>
        <w:spacing w:after="0"/>
        <w:ind w:firstLine="0"/>
        <w:rPr>
          <w:noProof/>
          <w:szCs w:val="24"/>
        </w:rPr>
      </w:pPr>
      <w:r>
        <w:rPr>
          <w:noProof/>
          <w:szCs w:val="24"/>
        </w:rPr>
        <w:tab/>
      </w:r>
      <w:r w:rsidR="00B93E34">
        <w:rPr>
          <w:noProof/>
          <w:szCs w:val="24"/>
        </w:rPr>
        <w:t xml:space="preserve">The results shown in Figure </w:t>
      </w:r>
      <w:r w:rsidR="005927B6">
        <w:rPr>
          <w:noProof/>
          <w:szCs w:val="24"/>
        </w:rPr>
        <w:t>4</w:t>
      </w:r>
      <w:r w:rsidR="000931E3">
        <w:rPr>
          <w:noProof/>
          <w:szCs w:val="24"/>
        </w:rPr>
        <w:t xml:space="preserve"> indicate that</w:t>
      </w:r>
      <w:r w:rsidR="00287D1C">
        <w:rPr>
          <w:noProof/>
          <w:szCs w:val="24"/>
        </w:rPr>
        <w:t xml:space="preserve"> fuel treatment benefits of allowing one fire to </w:t>
      </w:r>
      <w:r w:rsidR="00287D1C">
        <w:rPr>
          <w:noProof/>
          <w:szCs w:val="24"/>
        </w:rPr>
        <w:lastRenderedPageBreak/>
        <w:t xml:space="preserve">burn are largely dissipated after the first 25 years of the simulation time horizon due to reaccumulating fuel loads. </w:t>
      </w:r>
      <w:r w:rsidR="000931E3">
        <w:rPr>
          <w:noProof/>
          <w:szCs w:val="24"/>
        </w:rPr>
        <w:t xml:space="preserve">This is </w:t>
      </w:r>
      <w:r w:rsidR="00CC580E">
        <w:rPr>
          <w:noProof/>
          <w:szCs w:val="24"/>
        </w:rPr>
        <w:t xml:space="preserve">partially </w:t>
      </w:r>
      <w:r w:rsidR="000931E3">
        <w:rPr>
          <w:noProof/>
          <w:szCs w:val="24"/>
        </w:rPr>
        <w:t>the result of excluding the long-term impact of fires on the ecology of burned areas. In</w:t>
      </w:r>
      <w:r w:rsidR="008544B5">
        <w:rPr>
          <w:noProof/>
          <w:szCs w:val="24"/>
        </w:rPr>
        <w:t xml:space="preserve"> reality</w:t>
      </w:r>
      <w:r w:rsidR="00EF0C0D">
        <w:rPr>
          <w:noProof/>
          <w:szCs w:val="24"/>
        </w:rPr>
        <w:t xml:space="preserve">, </w:t>
      </w:r>
      <w:r w:rsidR="008544B5">
        <w:rPr>
          <w:noProof/>
          <w:szCs w:val="24"/>
        </w:rPr>
        <w:t xml:space="preserve">the ability to achieve ecological objectives through burning </w:t>
      </w:r>
      <w:r w:rsidR="000931E3">
        <w:rPr>
          <w:noProof/>
          <w:szCs w:val="24"/>
        </w:rPr>
        <w:t>may</w:t>
      </w:r>
      <w:r w:rsidR="008544B5">
        <w:rPr>
          <w:noProof/>
          <w:szCs w:val="24"/>
        </w:rPr>
        <w:t xml:space="preserve"> be enhanced in areas that have </w:t>
      </w:r>
      <w:r w:rsidR="00AE65DE">
        <w:rPr>
          <w:noProof/>
          <w:szCs w:val="24"/>
        </w:rPr>
        <w:t>already experienced a burn within the historical fire return interval</w:t>
      </w:r>
      <w:r w:rsidR="008544B5">
        <w:rPr>
          <w:noProof/>
          <w:szCs w:val="24"/>
        </w:rPr>
        <w:t xml:space="preserve"> (</w:t>
      </w:r>
      <w:r w:rsidR="00AE65DE">
        <w:rPr>
          <w:noProof/>
          <w:szCs w:val="24"/>
        </w:rPr>
        <w:t>Finney</w:t>
      </w:r>
      <w:r w:rsidR="001920F0">
        <w:rPr>
          <w:noProof/>
          <w:szCs w:val="24"/>
        </w:rPr>
        <w:t xml:space="preserve"> </w:t>
      </w:r>
      <w:r w:rsidR="001920F0">
        <w:rPr>
          <w:i/>
          <w:noProof/>
          <w:szCs w:val="24"/>
        </w:rPr>
        <w:t>et al</w:t>
      </w:r>
      <w:r w:rsidR="001920F0">
        <w:rPr>
          <w:noProof/>
          <w:szCs w:val="24"/>
        </w:rPr>
        <w:t>.</w:t>
      </w:r>
      <w:r w:rsidR="00AE65DE">
        <w:rPr>
          <w:noProof/>
          <w:szCs w:val="24"/>
        </w:rPr>
        <w:t xml:space="preserve"> 2005</w:t>
      </w:r>
      <w:r w:rsidR="009B50E1">
        <w:rPr>
          <w:noProof/>
          <w:szCs w:val="24"/>
        </w:rPr>
        <w:t xml:space="preserve">; Fontaine </w:t>
      </w:r>
      <w:r w:rsidR="009B50E1" w:rsidRPr="001920F0">
        <w:rPr>
          <w:i/>
          <w:noProof/>
          <w:szCs w:val="24"/>
        </w:rPr>
        <w:t>et al</w:t>
      </w:r>
      <w:r w:rsidR="009B50E1">
        <w:rPr>
          <w:noProof/>
          <w:szCs w:val="24"/>
        </w:rPr>
        <w:t>. 2009</w:t>
      </w:r>
      <w:r w:rsidR="008544B5">
        <w:rPr>
          <w:noProof/>
          <w:szCs w:val="24"/>
        </w:rPr>
        <w:t>).</w:t>
      </w:r>
      <w:r w:rsidR="008544B5" w:rsidRPr="00DE0DFD">
        <w:rPr>
          <w:noProof/>
          <w:szCs w:val="24"/>
        </w:rPr>
        <w:t xml:space="preserve"> </w:t>
      </w:r>
      <w:r w:rsidR="008544B5">
        <w:rPr>
          <w:noProof/>
          <w:szCs w:val="24"/>
        </w:rPr>
        <w:t>This level of simulation is currently challenged by our lack of knowledge regarding how suppression activities affect final fire size, resource value change, and even management costs.</w:t>
      </w:r>
      <w:r w:rsidR="00273F2D">
        <w:rPr>
          <w:noProof/>
          <w:szCs w:val="24"/>
        </w:rPr>
        <w:t xml:space="preserve"> </w:t>
      </w:r>
      <w:r w:rsidR="008544B5">
        <w:rPr>
          <w:noProof/>
          <w:szCs w:val="24"/>
        </w:rPr>
        <w:t xml:space="preserve">However, emerging </w:t>
      </w:r>
      <w:r w:rsidR="00B93E34">
        <w:rPr>
          <w:noProof/>
          <w:szCs w:val="24"/>
        </w:rPr>
        <w:t>r</w:t>
      </w:r>
      <w:r w:rsidR="008544B5" w:rsidRPr="000931E3">
        <w:rPr>
          <w:noProof/>
          <w:szCs w:val="24"/>
        </w:rPr>
        <w:t>isk</w:t>
      </w:r>
      <w:r w:rsidR="00B93E34">
        <w:rPr>
          <w:noProof/>
          <w:szCs w:val="24"/>
        </w:rPr>
        <w:t>-</w:t>
      </w:r>
      <w:r w:rsidR="008544B5">
        <w:rPr>
          <w:noProof/>
          <w:szCs w:val="24"/>
        </w:rPr>
        <w:t xml:space="preserve">based decision support tools (see Calkin </w:t>
      </w:r>
      <w:r w:rsidR="008544B5" w:rsidRPr="001920F0">
        <w:rPr>
          <w:i/>
          <w:noProof/>
          <w:szCs w:val="24"/>
        </w:rPr>
        <w:t>et al</w:t>
      </w:r>
      <w:r w:rsidR="008544B5">
        <w:rPr>
          <w:noProof/>
          <w:szCs w:val="24"/>
        </w:rPr>
        <w:t xml:space="preserve">. 2011 for a review) may allow simulation exercises that can test alternative future scenarios and help managers explain proposed changes </w:t>
      </w:r>
      <w:r w:rsidR="00B93E34">
        <w:rPr>
          <w:noProof/>
          <w:szCs w:val="24"/>
        </w:rPr>
        <w:t xml:space="preserve">in </w:t>
      </w:r>
      <w:r w:rsidR="008544B5">
        <w:rPr>
          <w:noProof/>
          <w:szCs w:val="24"/>
        </w:rPr>
        <w:t>fire man</w:t>
      </w:r>
      <w:r w:rsidR="00B93E34">
        <w:rPr>
          <w:noProof/>
          <w:szCs w:val="24"/>
        </w:rPr>
        <w:t>a</w:t>
      </w:r>
      <w:r w:rsidR="008544B5">
        <w:rPr>
          <w:noProof/>
          <w:szCs w:val="24"/>
        </w:rPr>
        <w:t xml:space="preserve">gement </w:t>
      </w:r>
      <w:r w:rsidR="00B93E34">
        <w:rPr>
          <w:noProof/>
          <w:szCs w:val="24"/>
        </w:rPr>
        <w:t xml:space="preserve">to </w:t>
      </w:r>
      <w:r w:rsidR="008544B5">
        <w:rPr>
          <w:noProof/>
          <w:szCs w:val="24"/>
        </w:rPr>
        <w:t>the public.</w:t>
      </w:r>
    </w:p>
    <w:p w:rsidR="00651EAA" w:rsidRDefault="00F018FE" w:rsidP="0036452C">
      <w:pPr>
        <w:pStyle w:val="Thesistext"/>
        <w:widowControl w:val="0"/>
        <w:spacing w:after="0"/>
        <w:ind w:firstLine="0"/>
        <w:rPr>
          <w:noProof/>
          <w:szCs w:val="24"/>
        </w:rPr>
      </w:pPr>
      <w:r>
        <w:rPr>
          <w:noProof/>
          <w:szCs w:val="24"/>
        </w:rPr>
        <w:tab/>
      </w:r>
      <w:r w:rsidR="00B93E34">
        <w:rPr>
          <w:noProof/>
          <w:szCs w:val="24"/>
        </w:rPr>
        <w:t xml:space="preserve">In the simulations reported in this paper, a policy of </w:t>
      </w:r>
      <w:r w:rsidR="00662171">
        <w:rPr>
          <w:noProof/>
          <w:szCs w:val="24"/>
        </w:rPr>
        <w:t>‘</w:t>
      </w:r>
      <w:r w:rsidR="00B93E34">
        <w:rPr>
          <w:noProof/>
          <w:szCs w:val="24"/>
        </w:rPr>
        <w:t>suppress all wildfire</w:t>
      </w:r>
      <w:r w:rsidR="00662171">
        <w:rPr>
          <w:noProof/>
          <w:szCs w:val="24"/>
        </w:rPr>
        <w:t>’</w:t>
      </w:r>
      <w:r w:rsidR="00B93E34">
        <w:rPr>
          <w:noProof/>
          <w:szCs w:val="24"/>
        </w:rPr>
        <w:t xml:space="preserve"> was imposed in future time periods. </w:t>
      </w:r>
      <w:r w:rsidR="00D947B5">
        <w:rPr>
          <w:noProof/>
          <w:szCs w:val="24"/>
        </w:rPr>
        <w:t>But a</w:t>
      </w:r>
      <w:r w:rsidR="004C109B">
        <w:rPr>
          <w:noProof/>
          <w:szCs w:val="24"/>
        </w:rPr>
        <w:t xml:space="preserve">s a society, we have created a situation in which the status quo for wildfire management is no longer sustainable; increasing fuel loads combined with likely </w:t>
      </w:r>
      <w:r w:rsidR="009E6B54">
        <w:rPr>
          <w:noProof/>
          <w:szCs w:val="24"/>
        </w:rPr>
        <w:t xml:space="preserve">impacts of </w:t>
      </w:r>
      <w:r w:rsidR="004C109B">
        <w:rPr>
          <w:noProof/>
          <w:szCs w:val="24"/>
        </w:rPr>
        <w:t xml:space="preserve">climate change will make it even more difficult and costly to contain the wildfires of the future unless there is some </w:t>
      </w:r>
      <w:r>
        <w:rPr>
          <w:noProof/>
          <w:szCs w:val="24"/>
        </w:rPr>
        <w:t>success in restoring</w:t>
      </w:r>
      <w:r w:rsidR="004C109B">
        <w:rPr>
          <w:noProof/>
          <w:szCs w:val="24"/>
        </w:rPr>
        <w:t xml:space="preserve"> </w:t>
      </w:r>
      <w:r w:rsidR="00585E7D">
        <w:rPr>
          <w:noProof/>
          <w:szCs w:val="24"/>
        </w:rPr>
        <w:t>historical</w:t>
      </w:r>
      <w:r w:rsidR="004C109B">
        <w:rPr>
          <w:noProof/>
          <w:szCs w:val="24"/>
        </w:rPr>
        <w:t xml:space="preserve"> fire regimes to the fire-prone forests of the western U</w:t>
      </w:r>
      <w:r w:rsidR="00F6458F">
        <w:rPr>
          <w:noProof/>
          <w:szCs w:val="24"/>
        </w:rPr>
        <w:t xml:space="preserve">nited </w:t>
      </w:r>
      <w:r w:rsidR="004C109B">
        <w:rPr>
          <w:noProof/>
          <w:szCs w:val="24"/>
        </w:rPr>
        <w:t>S</w:t>
      </w:r>
      <w:r w:rsidR="00F6458F">
        <w:rPr>
          <w:noProof/>
          <w:szCs w:val="24"/>
        </w:rPr>
        <w:t>tates</w:t>
      </w:r>
      <w:r w:rsidR="004C109B">
        <w:rPr>
          <w:noProof/>
          <w:szCs w:val="24"/>
        </w:rPr>
        <w:t xml:space="preserve">. </w:t>
      </w:r>
      <w:r w:rsidR="00F6458F">
        <w:rPr>
          <w:noProof/>
          <w:szCs w:val="24"/>
        </w:rPr>
        <w:t>Current f</w:t>
      </w:r>
      <w:r w:rsidR="004C109B">
        <w:rPr>
          <w:noProof/>
          <w:szCs w:val="24"/>
        </w:rPr>
        <w:t xml:space="preserve">ederal </w:t>
      </w:r>
      <w:r w:rsidR="00F6458F">
        <w:rPr>
          <w:noProof/>
          <w:szCs w:val="24"/>
        </w:rPr>
        <w:t xml:space="preserve">wildfire </w:t>
      </w:r>
      <w:r w:rsidR="004C109B">
        <w:rPr>
          <w:noProof/>
          <w:szCs w:val="24"/>
        </w:rPr>
        <w:t xml:space="preserve">policy now prescribes </w:t>
      </w:r>
      <w:r w:rsidR="00715231">
        <w:rPr>
          <w:noProof/>
          <w:szCs w:val="24"/>
        </w:rPr>
        <w:t>allowing</w:t>
      </w:r>
      <w:r w:rsidR="004C109B">
        <w:rPr>
          <w:noProof/>
          <w:szCs w:val="24"/>
        </w:rPr>
        <w:t xml:space="preserve"> </w:t>
      </w:r>
      <w:r w:rsidR="00715231">
        <w:rPr>
          <w:noProof/>
          <w:szCs w:val="24"/>
        </w:rPr>
        <w:t>wildfire to burn on some landscapes</w:t>
      </w:r>
      <w:r w:rsidR="004C109B">
        <w:rPr>
          <w:noProof/>
          <w:szCs w:val="24"/>
        </w:rPr>
        <w:t xml:space="preserve"> as a natural ecosystem process when it can be done while maintaining a high level of firefighter and public safety (NWCG 2001). Every National Forest is required to have a fire management plan that describes how ignitions will be treated. </w:t>
      </w:r>
      <w:r w:rsidR="000A0220">
        <w:rPr>
          <w:noProof/>
          <w:szCs w:val="24"/>
        </w:rPr>
        <w:t>For example</w:t>
      </w:r>
      <w:r w:rsidR="00481C8E">
        <w:rPr>
          <w:noProof/>
          <w:szCs w:val="24"/>
        </w:rPr>
        <w:t xml:space="preserve">, </w:t>
      </w:r>
      <w:r w:rsidR="00B93E34">
        <w:rPr>
          <w:noProof/>
          <w:szCs w:val="24"/>
        </w:rPr>
        <w:t>one goal for an area that</w:t>
      </w:r>
      <w:r w:rsidR="004C109B">
        <w:rPr>
          <w:noProof/>
          <w:szCs w:val="24"/>
        </w:rPr>
        <w:t xml:space="preserve"> </w:t>
      </w:r>
      <w:r w:rsidR="00EC795A">
        <w:rPr>
          <w:noProof/>
          <w:szCs w:val="24"/>
        </w:rPr>
        <w:t>is</w:t>
      </w:r>
      <w:r w:rsidR="00481C8E">
        <w:rPr>
          <w:noProof/>
          <w:szCs w:val="24"/>
        </w:rPr>
        <w:t xml:space="preserve"> targeted for forest restoration</w:t>
      </w:r>
      <w:r w:rsidR="00287D1C">
        <w:rPr>
          <w:noProof/>
          <w:szCs w:val="24"/>
        </w:rPr>
        <w:t xml:space="preserve"> </w:t>
      </w:r>
      <w:r w:rsidR="004E2127">
        <w:rPr>
          <w:noProof/>
          <w:szCs w:val="24"/>
        </w:rPr>
        <w:t xml:space="preserve">could be to </w:t>
      </w:r>
      <w:r w:rsidR="00287D1C">
        <w:rPr>
          <w:noProof/>
          <w:szCs w:val="24"/>
        </w:rPr>
        <w:t>restor</w:t>
      </w:r>
      <w:r w:rsidR="004E2127">
        <w:rPr>
          <w:noProof/>
          <w:szCs w:val="24"/>
        </w:rPr>
        <w:t>e</w:t>
      </w:r>
      <w:r w:rsidR="00287D1C">
        <w:rPr>
          <w:noProof/>
          <w:szCs w:val="24"/>
        </w:rPr>
        <w:t xml:space="preserve"> </w:t>
      </w:r>
      <w:r w:rsidR="009B0DA2">
        <w:rPr>
          <w:noProof/>
          <w:szCs w:val="24"/>
        </w:rPr>
        <w:t xml:space="preserve">forest </w:t>
      </w:r>
      <w:r w:rsidR="00481C8E">
        <w:rPr>
          <w:noProof/>
          <w:szCs w:val="24"/>
        </w:rPr>
        <w:t xml:space="preserve">conditions that would </w:t>
      </w:r>
      <w:r w:rsidR="009B0DA2">
        <w:rPr>
          <w:noProof/>
          <w:szCs w:val="24"/>
        </w:rPr>
        <w:t xml:space="preserve">allow a let-burn policy for </w:t>
      </w:r>
      <w:r w:rsidR="00287D1C">
        <w:rPr>
          <w:noProof/>
          <w:szCs w:val="24"/>
        </w:rPr>
        <w:t xml:space="preserve">many, if not </w:t>
      </w:r>
      <w:r w:rsidR="009B0DA2">
        <w:rPr>
          <w:noProof/>
          <w:szCs w:val="24"/>
        </w:rPr>
        <w:t>most</w:t>
      </w:r>
      <w:r w:rsidR="00287D1C">
        <w:rPr>
          <w:noProof/>
          <w:szCs w:val="24"/>
        </w:rPr>
        <w:t>,</w:t>
      </w:r>
      <w:r w:rsidR="009B0DA2">
        <w:rPr>
          <w:noProof/>
          <w:szCs w:val="24"/>
        </w:rPr>
        <w:t xml:space="preserve"> wildfires. </w:t>
      </w:r>
    </w:p>
    <w:p w:rsidR="00533D25" w:rsidRDefault="00287D1C" w:rsidP="002F35F4">
      <w:pPr>
        <w:pStyle w:val="Thesistext"/>
        <w:widowControl w:val="0"/>
        <w:spacing w:after="0"/>
        <w:rPr>
          <w:noProof/>
          <w:szCs w:val="24"/>
        </w:rPr>
      </w:pPr>
      <w:r>
        <w:rPr>
          <w:noProof/>
          <w:szCs w:val="24"/>
        </w:rPr>
        <w:t xml:space="preserve">Accordingly, we intend to extend this research by </w:t>
      </w:r>
      <w:r w:rsidR="00253D11">
        <w:rPr>
          <w:noProof/>
          <w:szCs w:val="24"/>
        </w:rPr>
        <w:t>applying</w:t>
      </w:r>
      <w:r>
        <w:rPr>
          <w:noProof/>
          <w:szCs w:val="24"/>
        </w:rPr>
        <w:t xml:space="preserve"> the </w:t>
      </w:r>
      <w:r w:rsidR="009B0DA2">
        <w:rPr>
          <w:noProof/>
          <w:szCs w:val="24"/>
        </w:rPr>
        <w:t xml:space="preserve">simulation platform </w:t>
      </w:r>
      <w:r>
        <w:rPr>
          <w:noProof/>
          <w:szCs w:val="24"/>
        </w:rPr>
        <w:t xml:space="preserve">we </w:t>
      </w:r>
      <w:r w:rsidR="009B0DA2">
        <w:rPr>
          <w:noProof/>
          <w:szCs w:val="24"/>
        </w:rPr>
        <w:t xml:space="preserve">constructed </w:t>
      </w:r>
      <w:r w:rsidR="00F6458F">
        <w:rPr>
          <w:noProof/>
          <w:szCs w:val="24"/>
        </w:rPr>
        <w:t xml:space="preserve">here </w:t>
      </w:r>
      <w:r>
        <w:rPr>
          <w:noProof/>
          <w:szCs w:val="24"/>
        </w:rPr>
        <w:t>to</w:t>
      </w:r>
      <w:r w:rsidR="009B0DA2">
        <w:rPr>
          <w:noProof/>
          <w:szCs w:val="24"/>
        </w:rPr>
        <w:t xml:space="preserve"> develop a policy rule that could be dynamically applied to the let-burn </w:t>
      </w:r>
      <w:r w:rsidR="009B0DA2">
        <w:rPr>
          <w:noProof/>
          <w:szCs w:val="24"/>
        </w:rPr>
        <w:lastRenderedPageBreak/>
        <w:t xml:space="preserve">decision for each </w:t>
      </w:r>
      <w:r w:rsidR="006A3DF7">
        <w:rPr>
          <w:noProof/>
          <w:szCs w:val="24"/>
        </w:rPr>
        <w:t>subsequent fire</w:t>
      </w:r>
      <w:r w:rsidR="009B0DA2">
        <w:rPr>
          <w:noProof/>
          <w:szCs w:val="24"/>
        </w:rPr>
        <w:t xml:space="preserve"> </w:t>
      </w:r>
      <w:r w:rsidR="00D947B5">
        <w:rPr>
          <w:noProof/>
          <w:szCs w:val="24"/>
        </w:rPr>
        <w:t xml:space="preserve">depending on </w:t>
      </w:r>
      <w:r w:rsidR="009B0DA2">
        <w:rPr>
          <w:noProof/>
          <w:szCs w:val="24"/>
        </w:rPr>
        <w:t xml:space="preserve">the </w:t>
      </w:r>
      <w:r w:rsidR="00D947B5">
        <w:rPr>
          <w:noProof/>
          <w:szCs w:val="24"/>
        </w:rPr>
        <w:t xml:space="preserve">state of the fuels on the </w:t>
      </w:r>
      <w:r w:rsidR="009B0DA2">
        <w:rPr>
          <w:noProof/>
          <w:szCs w:val="24"/>
        </w:rPr>
        <w:t xml:space="preserve">landscape, </w:t>
      </w:r>
      <w:r w:rsidR="00D947B5">
        <w:rPr>
          <w:noProof/>
          <w:szCs w:val="24"/>
        </w:rPr>
        <w:t xml:space="preserve">the </w:t>
      </w:r>
      <w:r w:rsidR="009B0DA2">
        <w:rPr>
          <w:noProof/>
          <w:szCs w:val="24"/>
        </w:rPr>
        <w:t>ignition</w:t>
      </w:r>
      <w:r w:rsidR="00D947B5">
        <w:rPr>
          <w:noProof/>
          <w:szCs w:val="24"/>
        </w:rPr>
        <w:t xml:space="preserve"> location</w:t>
      </w:r>
      <w:r w:rsidR="00884737">
        <w:rPr>
          <w:noProof/>
          <w:szCs w:val="24"/>
        </w:rPr>
        <w:t xml:space="preserve">, both spatially and temporally, </w:t>
      </w:r>
      <w:r w:rsidR="00D947B5">
        <w:rPr>
          <w:noProof/>
          <w:szCs w:val="24"/>
        </w:rPr>
        <w:t xml:space="preserve">the </w:t>
      </w:r>
      <w:r w:rsidR="009B0DA2">
        <w:rPr>
          <w:noProof/>
          <w:szCs w:val="24"/>
        </w:rPr>
        <w:t>weather occurring at th</w:t>
      </w:r>
      <w:r w:rsidR="00D947B5">
        <w:rPr>
          <w:noProof/>
          <w:szCs w:val="24"/>
        </w:rPr>
        <w:t>e time of the ignition</w:t>
      </w:r>
      <w:r w:rsidR="00884737">
        <w:rPr>
          <w:noProof/>
          <w:szCs w:val="24"/>
        </w:rPr>
        <w:t>, and the absense or presence of simulatenous fires</w:t>
      </w:r>
      <w:r w:rsidR="00D947B5">
        <w:rPr>
          <w:noProof/>
          <w:szCs w:val="24"/>
        </w:rPr>
        <w:t>.</w:t>
      </w:r>
      <w:r w:rsidR="009B0DA2">
        <w:rPr>
          <w:noProof/>
          <w:szCs w:val="24"/>
        </w:rPr>
        <w:t xml:space="preserve"> </w:t>
      </w:r>
      <w:r w:rsidR="00651EAA">
        <w:rPr>
          <w:noProof/>
          <w:szCs w:val="24"/>
        </w:rPr>
        <w:t xml:space="preserve">This will require development of a more comprehensive and credible model of values at risk on the landscape that reflect management objectives for the study area. It will also require implementation of an algorithm that allows us to learn a “best” policy for </w:t>
      </w:r>
      <w:r w:rsidR="006A3DF7">
        <w:rPr>
          <w:noProof/>
          <w:szCs w:val="24"/>
        </w:rPr>
        <w:t>subsequent fire</w:t>
      </w:r>
      <w:r w:rsidR="00651EAA">
        <w:rPr>
          <w:noProof/>
          <w:szCs w:val="24"/>
        </w:rPr>
        <w:t xml:space="preserve">s from repeated simulations, perhaps using methods of reinforcement learning or approximate dynamic programming (Powell </w:t>
      </w:r>
      <w:r w:rsidR="0030430D">
        <w:rPr>
          <w:noProof/>
          <w:szCs w:val="24"/>
        </w:rPr>
        <w:t>2009</w:t>
      </w:r>
      <w:r w:rsidR="00651EAA">
        <w:rPr>
          <w:noProof/>
          <w:szCs w:val="24"/>
        </w:rPr>
        <w:t>).</w:t>
      </w:r>
    </w:p>
    <w:p w:rsidR="001066B7" w:rsidRDefault="00287D1C" w:rsidP="001A2EEA">
      <w:pPr>
        <w:widowControl w:val="0"/>
        <w:spacing w:line="480" w:lineRule="auto"/>
        <w:ind w:firstLine="720"/>
        <w:rPr>
          <w:rFonts w:ascii="Times New Roman" w:eastAsia="Times New Roman" w:hAnsi="Times New Roman"/>
          <w:szCs w:val="24"/>
        </w:rPr>
      </w:pPr>
      <w:r>
        <w:rPr>
          <w:rFonts w:ascii="Times New Roman" w:eastAsia="Times New Roman" w:hAnsi="Times New Roman"/>
          <w:szCs w:val="24"/>
        </w:rPr>
        <w:t>T</w:t>
      </w:r>
      <w:r w:rsidR="009B0DA2" w:rsidRPr="009B0DA2">
        <w:rPr>
          <w:rFonts w:ascii="Times New Roman" w:eastAsia="Times New Roman" w:hAnsi="Times New Roman"/>
          <w:szCs w:val="24"/>
        </w:rPr>
        <w:t xml:space="preserve">here are barriers to </w:t>
      </w:r>
      <w:r>
        <w:rPr>
          <w:rFonts w:ascii="Times New Roman" w:eastAsia="Times New Roman" w:hAnsi="Times New Roman"/>
          <w:szCs w:val="24"/>
        </w:rPr>
        <w:t>the implementation of a policy of</w:t>
      </w:r>
      <w:r w:rsidR="00715231">
        <w:rPr>
          <w:rFonts w:ascii="Times New Roman" w:eastAsia="Times New Roman" w:hAnsi="Times New Roman"/>
          <w:szCs w:val="24"/>
        </w:rPr>
        <w:t xml:space="preserve"> allowing wildfire to burn</w:t>
      </w:r>
      <w:r w:rsidR="009B0DA2" w:rsidRPr="009B0DA2">
        <w:rPr>
          <w:rFonts w:ascii="Times New Roman" w:eastAsia="Times New Roman" w:hAnsi="Times New Roman"/>
          <w:szCs w:val="24"/>
        </w:rPr>
        <w:t xml:space="preserve">, </w:t>
      </w:r>
      <w:r>
        <w:rPr>
          <w:rFonts w:ascii="Times New Roman" w:eastAsia="Times New Roman" w:hAnsi="Times New Roman"/>
          <w:szCs w:val="24"/>
        </w:rPr>
        <w:t xml:space="preserve">including </w:t>
      </w:r>
      <w:r w:rsidR="009B0DA2" w:rsidRPr="009B0DA2">
        <w:rPr>
          <w:rFonts w:ascii="Times New Roman" w:eastAsia="Times New Roman" w:hAnsi="Times New Roman"/>
          <w:szCs w:val="24"/>
        </w:rPr>
        <w:t>concern</w:t>
      </w:r>
      <w:r>
        <w:rPr>
          <w:rFonts w:ascii="Times New Roman" w:eastAsia="Times New Roman" w:hAnsi="Times New Roman"/>
          <w:szCs w:val="24"/>
        </w:rPr>
        <w:t xml:space="preserve"> on the part of </w:t>
      </w:r>
      <w:r w:rsidR="009B0DA2" w:rsidRPr="009B0DA2">
        <w:rPr>
          <w:rFonts w:ascii="Times New Roman" w:eastAsia="Times New Roman" w:hAnsi="Times New Roman"/>
          <w:szCs w:val="24"/>
        </w:rPr>
        <w:t>fire manage</w:t>
      </w:r>
      <w:r>
        <w:rPr>
          <w:rFonts w:ascii="Times New Roman" w:eastAsia="Times New Roman" w:hAnsi="Times New Roman"/>
          <w:szCs w:val="24"/>
        </w:rPr>
        <w:t>rs regarding personal liability</w:t>
      </w:r>
      <w:r w:rsidR="009B0DA2" w:rsidRPr="009B0DA2">
        <w:rPr>
          <w:rFonts w:ascii="Times New Roman" w:eastAsia="Times New Roman" w:hAnsi="Times New Roman"/>
          <w:szCs w:val="24"/>
        </w:rPr>
        <w:t xml:space="preserve"> should wildfire destroy property</w:t>
      </w:r>
      <w:r>
        <w:rPr>
          <w:rFonts w:ascii="Times New Roman" w:eastAsia="Times New Roman" w:hAnsi="Times New Roman"/>
          <w:szCs w:val="24"/>
        </w:rPr>
        <w:t xml:space="preserve"> or take human</w:t>
      </w:r>
      <w:r w:rsidR="009B0DA2" w:rsidRPr="009B0DA2">
        <w:rPr>
          <w:rFonts w:ascii="Times New Roman" w:eastAsia="Times New Roman" w:hAnsi="Times New Roman"/>
          <w:szCs w:val="24"/>
        </w:rPr>
        <w:t xml:space="preserve"> life. </w:t>
      </w:r>
      <w:r>
        <w:rPr>
          <w:rFonts w:ascii="Times New Roman" w:eastAsia="Times New Roman" w:hAnsi="Times New Roman"/>
          <w:szCs w:val="24"/>
        </w:rPr>
        <w:t xml:space="preserve">The analysis reported here </w:t>
      </w:r>
      <w:r w:rsidR="00EB640F">
        <w:rPr>
          <w:rFonts w:ascii="Times New Roman" w:eastAsia="Times New Roman" w:hAnsi="Times New Roman"/>
          <w:szCs w:val="24"/>
        </w:rPr>
        <w:t>takes one</w:t>
      </w:r>
      <w:r>
        <w:rPr>
          <w:rFonts w:ascii="Times New Roman" w:eastAsia="Times New Roman" w:hAnsi="Times New Roman"/>
          <w:szCs w:val="24"/>
        </w:rPr>
        <w:t xml:space="preserve"> step </w:t>
      </w:r>
      <w:r w:rsidR="00EB640F">
        <w:rPr>
          <w:rFonts w:ascii="Times New Roman" w:eastAsia="Times New Roman" w:hAnsi="Times New Roman"/>
          <w:szCs w:val="24"/>
        </w:rPr>
        <w:t xml:space="preserve">toward a better understanding of when </w:t>
      </w:r>
      <w:r w:rsidR="00715231">
        <w:rPr>
          <w:rFonts w:ascii="Times New Roman" w:eastAsia="Times New Roman" w:hAnsi="Times New Roman"/>
          <w:szCs w:val="24"/>
        </w:rPr>
        <w:t>a let-burn choice</w:t>
      </w:r>
      <w:r w:rsidR="00EB640F">
        <w:rPr>
          <w:rFonts w:ascii="Times New Roman" w:eastAsia="Times New Roman" w:hAnsi="Times New Roman"/>
          <w:szCs w:val="24"/>
        </w:rPr>
        <w:t xml:space="preserve"> might be worth </w:t>
      </w:r>
      <w:r w:rsidR="001069C2">
        <w:rPr>
          <w:rFonts w:ascii="Times New Roman" w:eastAsia="Times New Roman" w:hAnsi="Times New Roman"/>
          <w:szCs w:val="24"/>
        </w:rPr>
        <w:t xml:space="preserve">that </w:t>
      </w:r>
      <w:r w:rsidR="00EB640F">
        <w:rPr>
          <w:rFonts w:ascii="Times New Roman" w:eastAsia="Times New Roman" w:hAnsi="Times New Roman"/>
          <w:szCs w:val="24"/>
        </w:rPr>
        <w:t>risk.</w:t>
      </w:r>
      <w:bookmarkStart w:id="79" w:name="_Toc290453576"/>
    </w:p>
    <w:p w:rsidR="0061063F" w:rsidRPr="009A4E6C" w:rsidRDefault="0061063F" w:rsidP="001A2EEA">
      <w:pPr>
        <w:widowControl w:val="0"/>
        <w:spacing w:line="480" w:lineRule="auto"/>
        <w:ind w:firstLine="720"/>
        <w:rPr>
          <w:rFonts w:ascii="Times New Roman" w:eastAsia="Times New Roman" w:hAnsi="Times New Roman"/>
          <w:szCs w:val="24"/>
        </w:rPr>
      </w:pPr>
    </w:p>
    <w:bookmarkEnd w:id="79"/>
    <w:p w:rsidR="000905A5" w:rsidRDefault="000905A5" w:rsidP="0061063F">
      <w:pPr>
        <w:spacing w:line="480" w:lineRule="auto"/>
        <w:rPr>
          <w:rFonts w:ascii="Times New Roman" w:eastAsia="Times New Roman" w:hAnsi="Times New Roman"/>
          <w:b/>
          <w:szCs w:val="24"/>
          <w:lang w:val="en-CA"/>
        </w:rPr>
      </w:pPr>
      <w:r>
        <w:rPr>
          <w:rFonts w:ascii="Times New Roman" w:eastAsia="Times New Roman" w:hAnsi="Times New Roman"/>
          <w:b/>
          <w:szCs w:val="24"/>
          <w:lang w:val="en-CA"/>
        </w:rPr>
        <w:t>Acknowledgments</w:t>
      </w:r>
    </w:p>
    <w:p w:rsidR="0061063F" w:rsidRPr="00FC1E46" w:rsidRDefault="00150BE9" w:rsidP="00FC1E46">
      <w:pPr>
        <w:spacing w:line="480" w:lineRule="auto"/>
        <w:rPr>
          <w:rFonts w:ascii="Times New Roman" w:eastAsia="Times New Roman" w:hAnsi="Times New Roman"/>
          <w:szCs w:val="24"/>
          <w:lang w:val="en-CA"/>
        </w:rPr>
      </w:pPr>
      <w:r>
        <w:rPr>
          <w:rFonts w:ascii="Times New Roman" w:eastAsia="Times New Roman" w:hAnsi="Times New Roman"/>
          <w:szCs w:val="24"/>
          <w:lang w:val="en-CA"/>
        </w:rPr>
        <w:tab/>
      </w:r>
      <w:r w:rsidR="000905A5">
        <w:rPr>
          <w:rFonts w:ascii="Times New Roman" w:eastAsia="Times New Roman" w:hAnsi="Times New Roman"/>
          <w:szCs w:val="24"/>
          <w:lang w:val="en-CA"/>
        </w:rPr>
        <w:t xml:space="preserve">This research was supported by the USDA Forest Service Rocky Mountain Research </w:t>
      </w:r>
      <w:r w:rsidR="000905A5" w:rsidRPr="0061063F">
        <w:rPr>
          <w:rFonts w:ascii="Times New Roman" w:eastAsia="Times New Roman" w:hAnsi="Times New Roman"/>
          <w:szCs w:val="24"/>
          <w:lang w:val="en-CA"/>
        </w:rPr>
        <w:t>Station (</w:t>
      </w:r>
      <w:r w:rsidR="0061063F" w:rsidRPr="0061063F">
        <w:rPr>
          <w:rFonts w:ascii="Times New Roman" w:hAnsi="Times New Roman"/>
          <w:bCs/>
          <w:szCs w:val="24"/>
        </w:rPr>
        <w:t>09-JV-11221636-307</w:t>
      </w:r>
      <w:r w:rsidR="000905A5" w:rsidRPr="0061063F">
        <w:rPr>
          <w:rFonts w:ascii="Times New Roman" w:eastAsia="Times New Roman" w:hAnsi="Times New Roman"/>
          <w:szCs w:val="24"/>
          <w:lang w:val="en-CA"/>
        </w:rPr>
        <w:t xml:space="preserve">) and by National Science Foundation Expeditions in </w:t>
      </w:r>
      <w:proofErr w:type="gramStart"/>
      <w:r w:rsidR="000905A5" w:rsidRPr="0061063F">
        <w:rPr>
          <w:rFonts w:ascii="Times New Roman" w:eastAsia="Times New Roman" w:hAnsi="Times New Roman"/>
          <w:szCs w:val="24"/>
          <w:lang w:val="en-CA"/>
        </w:rPr>
        <w:t>Computing</w:t>
      </w:r>
      <w:proofErr w:type="gramEnd"/>
      <w:r w:rsidR="000905A5" w:rsidRPr="0061063F">
        <w:rPr>
          <w:rFonts w:ascii="Times New Roman" w:eastAsia="Times New Roman" w:hAnsi="Times New Roman"/>
          <w:szCs w:val="24"/>
          <w:lang w:val="en-CA"/>
        </w:rPr>
        <w:t xml:space="preserve"> award </w:t>
      </w:r>
      <w:r w:rsidR="000905A5">
        <w:rPr>
          <w:rFonts w:ascii="Times New Roman" w:eastAsia="Times New Roman" w:hAnsi="Times New Roman"/>
          <w:szCs w:val="24"/>
          <w:lang w:val="en-CA"/>
        </w:rPr>
        <w:t xml:space="preserve">for Computational Sustainability (grant 083278). We are grateful to Alan Ager, Mark Finney, and John Bailey for thoughtful comments </w:t>
      </w:r>
      <w:r w:rsidR="0061063F">
        <w:rPr>
          <w:rFonts w:ascii="Times New Roman" w:eastAsia="Times New Roman" w:hAnsi="Times New Roman"/>
          <w:szCs w:val="24"/>
          <w:lang w:val="en-CA"/>
        </w:rPr>
        <w:t>and invaluable</w:t>
      </w:r>
      <w:r w:rsidR="000905A5">
        <w:rPr>
          <w:rFonts w:ascii="Times New Roman" w:eastAsia="Times New Roman" w:hAnsi="Times New Roman"/>
          <w:szCs w:val="24"/>
          <w:lang w:val="en-CA"/>
        </w:rPr>
        <w:t xml:space="preserve"> advice</w:t>
      </w:r>
      <w:r>
        <w:rPr>
          <w:rFonts w:ascii="Times New Roman" w:eastAsia="Times New Roman" w:hAnsi="Times New Roman"/>
          <w:szCs w:val="24"/>
          <w:lang w:val="en-CA"/>
        </w:rPr>
        <w:t xml:space="preserve"> and to Krista </w:t>
      </w:r>
      <w:proofErr w:type="spellStart"/>
      <w:r>
        <w:rPr>
          <w:rFonts w:ascii="Times New Roman" w:eastAsia="Times New Roman" w:hAnsi="Times New Roman"/>
          <w:szCs w:val="24"/>
          <w:lang w:val="en-CA"/>
        </w:rPr>
        <w:t>Gebert</w:t>
      </w:r>
      <w:proofErr w:type="spellEnd"/>
      <w:r>
        <w:rPr>
          <w:rFonts w:ascii="Times New Roman" w:eastAsia="Times New Roman" w:hAnsi="Times New Roman"/>
          <w:szCs w:val="24"/>
          <w:lang w:val="en-CA"/>
        </w:rPr>
        <w:t xml:space="preserve"> and Matt Thompson for assistance with the suppression cost equations</w:t>
      </w:r>
      <w:r w:rsidR="000905A5">
        <w:rPr>
          <w:rFonts w:ascii="Times New Roman" w:eastAsia="Times New Roman" w:hAnsi="Times New Roman"/>
          <w:szCs w:val="24"/>
          <w:lang w:val="en-CA"/>
        </w:rPr>
        <w:t xml:space="preserve">. We also thank </w:t>
      </w:r>
      <w:r w:rsidR="00720CAC">
        <w:rPr>
          <w:rFonts w:ascii="Times New Roman" w:eastAsia="Times New Roman" w:hAnsi="Times New Roman"/>
          <w:szCs w:val="24"/>
          <w:lang w:val="en-CA"/>
        </w:rPr>
        <w:t xml:space="preserve">Stuart </w:t>
      </w:r>
      <w:proofErr w:type="spellStart"/>
      <w:r w:rsidR="00720CAC">
        <w:rPr>
          <w:rFonts w:ascii="Times New Roman" w:eastAsia="Times New Roman" w:hAnsi="Times New Roman"/>
          <w:szCs w:val="24"/>
          <w:lang w:val="en-CA"/>
        </w:rPr>
        <w:t>Brittain</w:t>
      </w:r>
      <w:proofErr w:type="spellEnd"/>
      <w:r w:rsidR="00720CAC">
        <w:rPr>
          <w:rFonts w:ascii="Times New Roman" w:eastAsia="Times New Roman" w:hAnsi="Times New Roman"/>
          <w:szCs w:val="24"/>
          <w:lang w:val="en-CA"/>
        </w:rPr>
        <w:t xml:space="preserve"> </w:t>
      </w:r>
      <w:r w:rsidR="000905A5">
        <w:rPr>
          <w:rFonts w:ascii="Times New Roman" w:eastAsia="Times New Roman" w:hAnsi="Times New Roman"/>
          <w:szCs w:val="24"/>
          <w:lang w:val="en-CA"/>
        </w:rPr>
        <w:t xml:space="preserve">and Roy Adams for computer programming and technical support, and Nicole </w:t>
      </w:r>
      <w:proofErr w:type="spellStart"/>
      <w:r w:rsidR="000905A5">
        <w:rPr>
          <w:rFonts w:ascii="Times New Roman" w:eastAsia="Times New Roman" w:hAnsi="Times New Roman"/>
          <w:szCs w:val="24"/>
          <w:lang w:val="en-CA"/>
        </w:rPr>
        <w:t>Vaillant</w:t>
      </w:r>
      <w:proofErr w:type="spellEnd"/>
      <w:r w:rsidR="000905A5">
        <w:rPr>
          <w:rFonts w:ascii="Times New Roman" w:eastAsia="Times New Roman" w:hAnsi="Times New Roman"/>
          <w:szCs w:val="24"/>
          <w:lang w:val="en-CA"/>
        </w:rPr>
        <w:t xml:space="preserve"> and staff members of the </w:t>
      </w:r>
      <w:proofErr w:type="spellStart"/>
      <w:r w:rsidR="000905A5">
        <w:rPr>
          <w:rFonts w:ascii="Times New Roman" w:eastAsia="Times New Roman" w:hAnsi="Times New Roman"/>
          <w:szCs w:val="24"/>
          <w:lang w:val="en-CA"/>
        </w:rPr>
        <w:t>Deschutes</w:t>
      </w:r>
      <w:proofErr w:type="spellEnd"/>
      <w:r w:rsidR="000905A5">
        <w:rPr>
          <w:rFonts w:ascii="Times New Roman" w:eastAsia="Times New Roman" w:hAnsi="Times New Roman"/>
          <w:szCs w:val="24"/>
          <w:lang w:val="en-CA"/>
        </w:rPr>
        <w:t xml:space="preserve"> National Forest for access to data and invaluable assistance using it. </w:t>
      </w:r>
      <w:r w:rsidR="00EB71BA">
        <w:rPr>
          <w:rFonts w:ascii="Times New Roman" w:eastAsia="Times New Roman" w:hAnsi="Times New Roman"/>
          <w:szCs w:val="24"/>
          <w:lang w:val="en-CA"/>
        </w:rPr>
        <w:t xml:space="preserve">Finally thanks to Ariel Muldoon for support with the bootstrap statistical analysis. </w:t>
      </w:r>
      <w:r w:rsidR="0061063F">
        <w:rPr>
          <w:rFonts w:ascii="Times New Roman" w:eastAsia="Times New Roman" w:hAnsi="Times New Roman"/>
          <w:szCs w:val="24"/>
          <w:lang w:val="en-CA"/>
        </w:rPr>
        <w:t>This work does not necessarily reflect the views of the funding agency and no official endorsement should be inferred.</w:t>
      </w:r>
      <w:r w:rsidR="0061063F">
        <w:rPr>
          <w:rFonts w:ascii="Times New Roman" w:eastAsia="Times New Roman" w:hAnsi="Times New Roman"/>
          <w:b/>
          <w:szCs w:val="24"/>
          <w:lang w:val="en-CA"/>
        </w:rPr>
        <w:br w:type="page"/>
      </w:r>
    </w:p>
    <w:p w:rsidR="000908F1" w:rsidRPr="000908F1" w:rsidRDefault="000908F1" w:rsidP="006B2E91">
      <w:pPr>
        <w:spacing w:line="480" w:lineRule="auto"/>
        <w:rPr>
          <w:rFonts w:ascii="Times New Roman" w:eastAsia="Times New Roman" w:hAnsi="Times New Roman"/>
          <w:szCs w:val="24"/>
          <w:lang w:val="en-CA"/>
        </w:rPr>
      </w:pPr>
      <w:r w:rsidRPr="000908F1">
        <w:rPr>
          <w:rFonts w:ascii="Times New Roman" w:eastAsia="Times New Roman" w:hAnsi="Times New Roman"/>
          <w:b/>
          <w:szCs w:val="24"/>
          <w:lang w:val="en-CA"/>
        </w:rPr>
        <w:lastRenderedPageBreak/>
        <w:t>References</w:t>
      </w:r>
    </w:p>
    <w:p w:rsidR="007D56DC" w:rsidRDefault="007D56DC" w:rsidP="006B2E91">
      <w:pPr>
        <w:spacing w:line="480" w:lineRule="auto"/>
        <w:rPr>
          <w:rFonts w:ascii="Times New Roman" w:eastAsia="Times New Roman" w:hAnsi="Times New Roman"/>
          <w:szCs w:val="24"/>
        </w:rPr>
      </w:pPr>
    </w:p>
    <w:p w:rsidR="008B5AA0" w:rsidRPr="000908F1" w:rsidRDefault="008B5AA0" w:rsidP="006B2E91">
      <w:pPr>
        <w:spacing w:line="480" w:lineRule="auto"/>
        <w:ind w:left="720" w:hangingChars="300" w:hanging="720"/>
        <w:rPr>
          <w:rFonts w:ascii="Times New Roman" w:eastAsia="Times New Roman" w:hAnsi="Times New Roman"/>
          <w:szCs w:val="24"/>
        </w:rPr>
      </w:pPr>
      <w:proofErr w:type="spellStart"/>
      <w:r w:rsidRPr="000908F1">
        <w:rPr>
          <w:rFonts w:ascii="Times New Roman" w:eastAsia="Times New Roman" w:hAnsi="Times New Roman"/>
          <w:szCs w:val="24"/>
        </w:rPr>
        <w:t>Abt</w:t>
      </w:r>
      <w:proofErr w:type="spellEnd"/>
      <w:r w:rsidRPr="000908F1">
        <w:rPr>
          <w:rFonts w:ascii="Times New Roman" w:eastAsia="Times New Roman" w:hAnsi="Times New Roman"/>
          <w:szCs w:val="24"/>
        </w:rPr>
        <w:t xml:space="preserve"> KL, </w:t>
      </w:r>
      <w:proofErr w:type="spellStart"/>
      <w:r w:rsidRPr="000908F1">
        <w:rPr>
          <w:rFonts w:ascii="Times New Roman" w:eastAsia="Times New Roman" w:hAnsi="Times New Roman"/>
          <w:szCs w:val="24"/>
        </w:rPr>
        <w:t>Prestemon</w:t>
      </w:r>
      <w:proofErr w:type="spellEnd"/>
      <w:r w:rsidRPr="000908F1">
        <w:rPr>
          <w:rFonts w:ascii="Times New Roman" w:eastAsia="Times New Roman" w:hAnsi="Times New Roman"/>
          <w:szCs w:val="24"/>
        </w:rPr>
        <w:t xml:space="preserve"> JP,</w:t>
      </w:r>
      <w:r w:rsidR="00273F2D">
        <w:rPr>
          <w:rFonts w:ascii="Times New Roman" w:eastAsia="Times New Roman" w:hAnsi="Times New Roman"/>
          <w:szCs w:val="24"/>
        </w:rPr>
        <w:t xml:space="preserve"> </w:t>
      </w:r>
      <w:proofErr w:type="spellStart"/>
      <w:r w:rsidR="00E32B74">
        <w:rPr>
          <w:rFonts w:ascii="Times New Roman" w:eastAsia="Times New Roman" w:hAnsi="Times New Roman"/>
          <w:szCs w:val="24"/>
        </w:rPr>
        <w:t>Gebert</w:t>
      </w:r>
      <w:proofErr w:type="spellEnd"/>
      <w:r w:rsidR="00E32B74">
        <w:rPr>
          <w:rFonts w:ascii="Times New Roman" w:eastAsia="Times New Roman" w:hAnsi="Times New Roman"/>
          <w:szCs w:val="24"/>
        </w:rPr>
        <w:t xml:space="preserve"> </w:t>
      </w:r>
      <w:r w:rsidRPr="000908F1">
        <w:rPr>
          <w:rFonts w:ascii="Times New Roman" w:eastAsia="Times New Roman" w:hAnsi="Times New Roman"/>
          <w:szCs w:val="24"/>
        </w:rPr>
        <w:t xml:space="preserve">KM </w:t>
      </w:r>
      <w:r w:rsidR="003A3F2B">
        <w:rPr>
          <w:rFonts w:ascii="Times New Roman" w:eastAsia="Times New Roman" w:hAnsi="Times New Roman"/>
          <w:szCs w:val="24"/>
        </w:rPr>
        <w:t>(2009)</w:t>
      </w:r>
      <w:r w:rsidRPr="000908F1">
        <w:rPr>
          <w:rFonts w:ascii="Times New Roman" w:eastAsia="Times New Roman" w:hAnsi="Times New Roman"/>
          <w:szCs w:val="24"/>
        </w:rPr>
        <w:t xml:space="preserve"> Wildfire suppression cost forecasts for the U.S. Forest Service. </w:t>
      </w:r>
      <w:proofErr w:type="gramStart"/>
      <w:r w:rsidRPr="000908F1">
        <w:rPr>
          <w:rFonts w:ascii="Times New Roman" w:eastAsia="Times New Roman" w:hAnsi="Times New Roman"/>
          <w:i/>
          <w:szCs w:val="24"/>
        </w:rPr>
        <w:t>J</w:t>
      </w:r>
      <w:r w:rsidR="005A29D1">
        <w:rPr>
          <w:rFonts w:ascii="Times New Roman" w:eastAsia="Times New Roman" w:hAnsi="Times New Roman"/>
          <w:i/>
          <w:szCs w:val="24"/>
        </w:rPr>
        <w:t>ournal of Forestry</w:t>
      </w:r>
      <w:r w:rsidRPr="000908F1">
        <w:rPr>
          <w:rFonts w:ascii="Times New Roman" w:eastAsia="Times New Roman" w:hAnsi="Times New Roman"/>
          <w:szCs w:val="24"/>
        </w:rPr>
        <w:t xml:space="preserve"> </w:t>
      </w:r>
      <w:r w:rsidR="005A29D1" w:rsidRPr="005A29D1">
        <w:rPr>
          <w:rFonts w:ascii="Times New Roman" w:eastAsia="Times New Roman" w:hAnsi="Times New Roman"/>
          <w:b/>
          <w:szCs w:val="24"/>
        </w:rPr>
        <w:t>107</w:t>
      </w:r>
      <w:r w:rsidR="005A29D1">
        <w:rPr>
          <w:rFonts w:ascii="Times New Roman" w:eastAsia="Times New Roman" w:hAnsi="Times New Roman"/>
          <w:szCs w:val="24"/>
        </w:rPr>
        <w:t>(4),</w:t>
      </w:r>
      <w:r w:rsidRPr="000908F1">
        <w:rPr>
          <w:rFonts w:ascii="Times New Roman" w:eastAsia="Times New Roman" w:hAnsi="Times New Roman"/>
          <w:szCs w:val="24"/>
        </w:rPr>
        <w:t xml:space="preserve"> 173- 178.</w:t>
      </w:r>
      <w:proofErr w:type="gramEnd"/>
    </w:p>
    <w:p w:rsidR="008B5AA0" w:rsidRDefault="008B5AA0" w:rsidP="009A4E6C">
      <w:pPr>
        <w:pStyle w:val="ThesisReferences"/>
        <w:spacing w:after="0" w:line="480" w:lineRule="auto"/>
        <w:ind w:left="720" w:hangingChars="300" w:hanging="720"/>
        <w:rPr>
          <w:rFonts w:ascii="Times New Roman" w:hAnsi="Times New Roman"/>
        </w:rPr>
      </w:pPr>
      <w:r w:rsidRPr="00837AC7">
        <w:rPr>
          <w:rFonts w:ascii="Times New Roman" w:hAnsi="Times New Roman"/>
        </w:rPr>
        <w:t>Agee JK</w:t>
      </w:r>
      <w:r w:rsidR="00ED1797">
        <w:rPr>
          <w:rFonts w:ascii="Times New Roman" w:hAnsi="Times New Roman"/>
        </w:rPr>
        <w:t>,</w:t>
      </w:r>
      <w:r w:rsidR="00273F2D">
        <w:rPr>
          <w:rFonts w:ascii="Times New Roman" w:hAnsi="Times New Roman"/>
        </w:rPr>
        <w:t xml:space="preserve"> </w:t>
      </w:r>
      <w:r w:rsidR="00E32B74">
        <w:rPr>
          <w:rFonts w:ascii="Times New Roman" w:hAnsi="Times New Roman"/>
        </w:rPr>
        <w:t xml:space="preserve">Skinner </w:t>
      </w:r>
      <w:r w:rsidRPr="00837AC7">
        <w:rPr>
          <w:rFonts w:ascii="Times New Roman" w:hAnsi="Times New Roman"/>
        </w:rPr>
        <w:t xml:space="preserve">CN </w:t>
      </w:r>
      <w:r w:rsidR="003A3F2B">
        <w:rPr>
          <w:rFonts w:ascii="Times New Roman" w:hAnsi="Times New Roman"/>
        </w:rPr>
        <w:t>(2005)</w:t>
      </w:r>
      <w:r w:rsidRPr="00837AC7">
        <w:rPr>
          <w:rFonts w:ascii="Times New Roman" w:hAnsi="Times New Roman"/>
        </w:rPr>
        <w:t xml:space="preserve"> Basic principles of forest fuels reduction treatments. </w:t>
      </w:r>
      <w:r w:rsidRPr="00837AC7">
        <w:rPr>
          <w:rFonts w:ascii="Times New Roman" w:hAnsi="Times New Roman"/>
          <w:i/>
        </w:rPr>
        <w:t>Forest Ecology and Management</w:t>
      </w:r>
      <w:r w:rsidRPr="00837AC7">
        <w:rPr>
          <w:rFonts w:ascii="Times New Roman" w:hAnsi="Times New Roman"/>
        </w:rPr>
        <w:t xml:space="preserve"> </w:t>
      </w:r>
      <w:r w:rsidRPr="005A29D1">
        <w:rPr>
          <w:rFonts w:ascii="Times New Roman" w:hAnsi="Times New Roman"/>
          <w:b/>
        </w:rPr>
        <w:t>211</w:t>
      </w:r>
      <w:r w:rsidR="005A29D1">
        <w:rPr>
          <w:rFonts w:ascii="Times New Roman" w:hAnsi="Times New Roman"/>
        </w:rPr>
        <w:t>,</w:t>
      </w:r>
      <w:r w:rsidRPr="00837AC7">
        <w:rPr>
          <w:rFonts w:ascii="Times New Roman" w:hAnsi="Times New Roman"/>
        </w:rPr>
        <w:t xml:space="preserve"> 83-96.</w:t>
      </w:r>
    </w:p>
    <w:p w:rsidR="008F4E75" w:rsidRPr="008F4E75" w:rsidRDefault="008F4E75" w:rsidP="009A4E6C">
      <w:pPr>
        <w:pStyle w:val="ThesisReferences"/>
        <w:spacing w:after="0" w:line="480" w:lineRule="auto"/>
        <w:ind w:left="720" w:hangingChars="300" w:hanging="720"/>
        <w:rPr>
          <w:rFonts w:ascii="Times New Roman" w:hAnsi="Times New Roman"/>
        </w:rPr>
      </w:pPr>
      <w:r>
        <w:rPr>
          <w:rFonts w:ascii="Times New Roman" w:hAnsi="Times New Roman"/>
        </w:rPr>
        <w:t xml:space="preserve">Ager, AA, </w:t>
      </w:r>
      <w:proofErr w:type="spellStart"/>
      <w:r>
        <w:rPr>
          <w:rFonts w:ascii="Times New Roman" w:hAnsi="Times New Roman"/>
        </w:rPr>
        <w:t>Vaillant</w:t>
      </w:r>
      <w:proofErr w:type="spellEnd"/>
      <w:r>
        <w:rPr>
          <w:rFonts w:ascii="Times New Roman" w:hAnsi="Times New Roman"/>
        </w:rPr>
        <w:t xml:space="preserve">, NM, Finney, MA (2010) A comparison of landscape fuel treatment strategies to mitigate wildland fire risk in the urban interface and preserve old forest structure. </w:t>
      </w:r>
      <w:r>
        <w:rPr>
          <w:rFonts w:ascii="Times New Roman" w:hAnsi="Times New Roman"/>
          <w:i/>
        </w:rPr>
        <w:t>Forest Ecology and Management</w:t>
      </w:r>
      <w:r>
        <w:rPr>
          <w:rFonts w:ascii="Times New Roman" w:hAnsi="Times New Roman"/>
        </w:rPr>
        <w:t xml:space="preserve"> </w:t>
      </w:r>
      <w:r>
        <w:rPr>
          <w:rFonts w:ascii="Times New Roman" w:hAnsi="Times New Roman"/>
          <w:b/>
        </w:rPr>
        <w:t>259</w:t>
      </w:r>
      <w:r w:rsidR="00505C3C">
        <w:rPr>
          <w:rFonts w:ascii="Times New Roman" w:hAnsi="Times New Roman"/>
        </w:rPr>
        <w:t>,</w:t>
      </w:r>
      <w:r>
        <w:rPr>
          <w:rFonts w:ascii="Times New Roman" w:hAnsi="Times New Roman"/>
        </w:rPr>
        <w:t xml:space="preserve"> 1556-1570.</w:t>
      </w:r>
    </w:p>
    <w:p w:rsidR="00BD0BE6" w:rsidRDefault="00BD0BE6" w:rsidP="009A4E6C">
      <w:pPr>
        <w:pStyle w:val="ThesisReferences"/>
        <w:spacing w:after="0" w:line="480" w:lineRule="auto"/>
        <w:ind w:left="720" w:hangingChars="300" w:hanging="720"/>
        <w:rPr>
          <w:rFonts w:ascii="Times New Roman" w:hAnsi="Times New Roman"/>
        </w:rPr>
      </w:pPr>
      <w:proofErr w:type="spellStart"/>
      <w:r>
        <w:rPr>
          <w:rFonts w:ascii="Times New Roman" w:hAnsi="Times New Roman"/>
        </w:rPr>
        <w:t>Althaus</w:t>
      </w:r>
      <w:proofErr w:type="spellEnd"/>
      <w:r>
        <w:rPr>
          <w:rFonts w:ascii="Times New Roman" w:hAnsi="Times New Roman"/>
        </w:rPr>
        <w:t xml:space="preserve"> IA,</w:t>
      </w:r>
      <w:r w:rsidR="00273F2D">
        <w:rPr>
          <w:rFonts w:ascii="Times New Roman" w:hAnsi="Times New Roman"/>
        </w:rPr>
        <w:t xml:space="preserve"> </w:t>
      </w:r>
      <w:r>
        <w:rPr>
          <w:rFonts w:ascii="Times New Roman" w:hAnsi="Times New Roman"/>
        </w:rPr>
        <w:t>Mills TJ</w:t>
      </w:r>
      <w:r w:rsidR="003A3F2B">
        <w:rPr>
          <w:rFonts w:ascii="Times New Roman" w:hAnsi="Times New Roman"/>
        </w:rPr>
        <w:t xml:space="preserve"> (1982)</w:t>
      </w:r>
      <w:r>
        <w:rPr>
          <w:rFonts w:ascii="Times New Roman" w:hAnsi="Times New Roman"/>
        </w:rPr>
        <w:t xml:space="preserve"> Resource values in analyzing fire management programs for economic efficiency.</w:t>
      </w:r>
      <w:r w:rsidR="005A29D1">
        <w:rPr>
          <w:rFonts w:ascii="Times New Roman" w:hAnsi="Times New Roman"/>
        </w:rPr>
        <w:t xml:space="preserve"> </w:t>
      </w:r>
      <w:proofErr w:type="gramStart"/>
      <w:r w:rsidR="005A29D1">
        <w:rPr>
          <w:rFonts w:ascii="Times New Roman" w:hAnsi="Times New Roman"/>
        </w:rPr>
        <w:t>USDA Forest Service</w:t>
      </w:r>
      <w:r>
        <w:rPr>
          <w:rFonts w:ascii="Times New Roman" w:hAnsi="Times New Roman"/>
        </w:rPr>
        <w:t>, Pacific Southwest Forest and Range Experiment Station</w:t>
      </w:r>
      <w:r w:rsidR="005A29D1">
        <w:rPr>
          <w:rFonts w:ascii="Times New Roman" w:hAnsi="Times New Roman"/>
        </w:rPr>
        <w:t xml:space="preserve"> Gen. Tech. Rep. PSW-57.</w:t>
      </w:r>
      <w:proofErr w:type="gramEnd"/>
      <w:r w:rsidR="005A29D1">
        <w:rPr>
          <w:rFonts w:ascii="Times New Roman" w:hAnsi="Times New Roman"/>
        </w:rPr>
        <w:t xml:space="preserve"> (Berkeley, CA</w:t>
      </w:r>
      <w:r w:rsidR="00ED1797">
        <w:rPr>
          <w:rFonts w:ascii="Times New Roman" w:hAnsi="Times New Roman"/>
        </w:rPr>
        <w:t>)</w:t>
      </w:r>
      <w:r w:rsidR="005A29D1">
        <w:rPr>
          <w:rFonts w:ascii="Times New Roman" w:hAnsi="Times New Roman"/>
        </w:rPr>
        <w:t xml:space="preserve"> </w:t>
      </w:r>
    </w:p>
    <w:p w:rsidR="008B5AA0" w:rsidRPr="0088310F" w:rsidRDefault="008B5AA0" w:rsidP="009A4E6C">
      <w:pPr>
        <w:pStyle w:val="ThesisReferences"/>
        <w:spacing w:after="0" w:line="480" w:lineRule="auto"/>
        <w:ind w:left="720" w:hangingChars="300" w:hanging="720"/>
        <w:rPr>
          <w:rFonts w:ascii="Times New Roman" w:hAnsi="Times New Roman"/>
        </w:rPr>
      </w:pPr>
      <w:r w:rsidRPr="00837AC7">
        <w:rPr>
          <w:rFonts w:ascii="Times New Roman" w:hAnsi="Times New Roman"/>
        </w:rPr>
        <w:t xml:space="preserve">Anderson HE </w:t>
      </w:r>
      <w:r w:rsidR="003A3F2B">
        <w:rPr>
          <w:rFonts w:ascii="Times New Roman" w:hAnsi="Times New Roman"/>
        </w:rPr>
        <w:t>(19</w:t>
      </w:r>
      <w:r w:rsidRPr="00837AC7">
        <w:rPr>
          <w:rFonts w:ascii="Times New Roman" w:hAnsi="Times New Roman"/>
        </w:rPr>
        <w:t>8</w:t>
      </w:r>
      <w:r w:rsidR="003A3F2B">
        <w:rPr>
          <w:rFonts w:ascii="Times New Roman" w:hAnsi="Times New Roman"/>
        </w:rPr>
        <w:t>2)</w:t>
      </w:r>
      <w:r w:rsidRPr="00837AC7">
        <w:rPr>
          <w:rFonts w:ascii="Times New Roman" w:hAnsi="Times New Roman"/>
        </w:rPr>
        <w:t xml:space="preserve"> Aids to determining fuel models for estimating fire behavior. </w:t>
      </w:r>
      <w:proofErr w:type="gramStart"/>
      <w:r w:rsidRPr="00837AC7">
        <w:rPr>
          <w:rFonts w:ascii="Times New Roman" w:hAnsi="Times New Roman"/>
        </w:rPr>
        <w:t>USDA Forest Service</w:t>
      </w:r>
      <w:r w:rsidR="006819FF">
        <w:rPr>
          <w:rFonts w:ascii="Times New Roman" w:hAnsi="Times New Roman"/>
        </w:rPr>
        <w:t xml:space="preserve">, </w:t>
      </w:r>
      <w:r w:rsidRPr="00837AC7">
        <w:rPr>
          <w:rFonts w:ascii="Times New Roman" w:hAnsi="Times New Roman"/>
        </w:rPr>
        <w:t xml:space="preserve">Intermountain Forest </w:t>
      </w:r>
      <w:r w:rsidRPr="0088310F">
        <w:rPr>
          <w:rFonts w:ascii="Times New Roman" w:hAnsi="Times New Roman"/>
        </w:rPr>
        <w:t>and Range Experiment Station</w:t>
      </w:r>
      <w:r w:rsidR="005A29D1">
        <w:rPr>
          <w:rFonts w:ascii="Times New Roman" w:hAnsi="Times New Roman"/>
        </w:rPr>
        <w:t xml:space="preserve"> </w:t>
      </w:r>
      <w:r w:rsidR="005A29D1" w:rsidRPr="00837AC7">
        <w:rPr>
          <w:rFonts w:ascii="Times New Roman" w:hAnsi="Times New Roman"/>
        </w:rPr>
        <w:t>G</w:t>
      </w:r>
      <w:r w:rsidR="006819FF">
        <w:rPr>
          <w:rFonts w:ascii="Times New Roman" w:hAnsi="Times New Roman"/>
        </w:rPr>
        <w:t xml:space="preserve">en. </w:t>
      </w:r>
      <w:r w:rsidR="005A29D1" w:rsidRPr="00837AC7">
        <w:rPr>
          <w:rFonts w:ascii="Times New Roman" w:hAnsi="Times New Roman"/>
        </w:rPr>
        <w:t>T</w:t>
      </w:r>
      <w:r w:rsidR="006819FF">
        <w:rPr>
          <w:rFonts w:ascii="Times New Roman" w:hAnsi="Times New Roman"/>
        </w:rPr>
        <w:t xml:space="preserve">ech. </w:t>
      </w:r>
      <w:r w:rsidR="005A29D1" w:rsidRPr="00837AC7">
        <w:rPr>
          <w:rFonts w:ascii="Times New Roman" w:hAnsi="Times New Roman"/>
        </w:rPr>
        <w:t>R</w:t>
      </w:r>
      <w:r w:rsidR="006819FF">
        <w:rPr>
          <w:rFonts w:ascii="Times New Roman" w:hAnsi="Times New Roman"/>
        </w:rPr>
        <w:t>ep.</w:t>
      </w:r>
      <w:r w:rsidR="005A29D1" w:rsidRPr="00837AC7">
        <w:rPr>
          <w:rFonts w:ascii="Times New Roman" w:hAnsi="Times New Roman"/>
        </w:rPr>
        <w:t xml:space="preserve"> INT-122</w:t>
      </w:r>
      <w:r w:rsidR="006819FF">
        <w:rPr>
          <w:rFonts w:ascii="Times New Roman" w:hAnsi="Times New Roman"/>
        </w:rPr>
        <w:t>.</w:t>
      </w:r>
      <w:proofErr w:type="gramEnd"/>
      <w:r w:rsidR="006819FF">
        <w:rPr>
          <w:rFonts w:ascii="Times New Roman" w:hAnsi="Times New Roman"/>
        </w:rPr>
        <w:t xml:space="preserve"> (</w:t>
      </w:r>
      <w:r w:rsidR="006819FF" w:rsidRPr="00837AC7">
        <w:rPr>
          <w:rFonts w:ascii="Times New Roman" w:hAnsi="Times New Roman"/>
        </w:rPr>
        <w:t>Ogden, UT</w:t>
      </w:r>
      <w:r w:rsidR="006819FF">
        <w:rPr>
          <w:rFonts w:ascii="Times New Roman" w:hAnsi="Times New Roman"/>
        </w:rPr>
        <w:t>)</w:t>
      </w:r>
    </w:p>
    <w:p w:rsidR="008B5AA0" w:rsidRDefault="008B5AA0" w:rsidP="009A4E6C">
      <w:pPr>
        <w:pStyle w:val="ThesisReferences"/>
        <w:spacing w:after="0" w:line="480" w:lineRule="auto"/>
        <w:ind w:left="720" w:hangingChars="300" w:hanging="720"/>
        <w:rPr>
          <w:rFonts w:ascii="Times New Roman" w:hAnsi="Times New Roman"/>
        </w:rPr>
      </w:pPr>
      <w:r w:rsidRPr="001074F2">
        <w:rPr>
          <w:rFonts w:ascii="Times New Roman" w:hAnsi="Times New Roman"/>
        </w:rPr>
        <w:t>Andrews P</w:t>
      </w:r>
      <w:r>
        <w:rPr>
          <w:rFonts w:ascii="Times New Roman" w:hAnsi="Times New Roman"/>
        </w:rPr>
        <w:t>L,</w:t>
      </w:r>
      <w:r w:rsidRPr="001074F2">
        <w:rPr>
          <w:rFonts w:ascii="Times New Roman" w:hAnsi="Times New Roman"/>
        </w:rPr>
        <w:t xml:space="preserve"> </w:t>
      </w:r>
      <w:proofErr w:type="spellStart"/>
      <w:r w:rsidRPr="001074F2">
        <w:rPr>
          <w:rFonts w:ascii="Times New Roman" w:hAnsi="Times New Roman"/>
        </w:rPr>
        <w:t>Bevins</w:t>
      </w:r>
      <w:proofErr w:type="spellEnd"/>
      <w:r w:rsidRPr="001074F2">
        <w:rPr>
          <w:rFonts w:ascii="Times New Roman" w:hAnsi="Times New Roman"/>
        </w:rPr>
        <w:t xml:space="preserve"> CD</w:t>
      </w:r>
      <w:r>
        <w:rPr>
          <w:rFonts w:ascii="Times New Roman" w:hAnsi="Times New Roman"/>
        </w:rPr>
        <w:t>,</w:t>
      </w:r>
      <w:r w:rsidRPr="001074F2">
        <w:rPr>
          <w:rFonts w:ascii="Times New Roman" w:hAnsi="Times New Roman"/>
        </w:rPr>
        <w:t xml:space="preserve"> </w:t>
      </w:r>
      <w:proofErr w:type="spellStart"/>
      <w:r w:rsidRPr="001074F2">
        <w:rPr>
          <w:rFonts w:ascii="Times New Roman" w:hAnsi="Times New Roman"/>
        </w:rPr>
        <w:t>Seli</w:t>
      </w:r>
      <w:proofErr w:type="spellEnd"/>
      <w:r w:rsidRPr="001074F2">
        <w:rPr>
          <w:rFonts w:ascii="Times New Roman" w:hAnsi="Times New Roman"/>
        </w:rPr>
        <w:t xml:space="preserve"> RC</w:t>
      </w:r>
      <w:r w:rsidR="00F56D5A">
        <w:rPr>
          <w:rFonts w:ascii="Times New Roman" w:hAnsi="Times New Roman"/>
        </w:rPr>
        <w:t xml:space="preserve"> </w:t>
      </w:r>
      <w:r w:rsidR="003A3F2B">
        <w:rPr>
          <w:rFonts w:ascii="Times New Roman" w:hAnsi="Times New Roman"/>
        </w:rPr>
        <w:t>(20</w:t>
      </w:r>
      <w:r w:rsidRPr="001074F2">
        <w:rPr>
          <w:rFonts w:ascii="Times New Roman" w:hAnsi="Times New Roman"/>
        </w:rPr>
        <w:t>0</w:t>
      </w:r>
      <w:r w:rsidR="003A3F2B">
        <w:rPr>
          <w:rFonts w:ascii="Times New Roman" w:hAnsi="Times New Roman"/>
        </w:rPr>
        <w:t>5)</w:t>
      </w:r>
      <w:r w:rsidR="00F56D5A">
        <w:rPr>
          <w:rFonts w:ascii="Times New Roman" w:hAnsi="Times New Roman"/>
        </w:rPr>
        <w:t xml:space="preserve"> </w:t>
      </w:r>
      <w:proofErr w:type="spellStart"/>
      <w:r w:rsidRPr="001074F2">
        <w:rPr>
          <w:rFonts w:ascii="Times New Roman" w:hAnsi="Times New Roman"/>
        </w:rPr>
        <w:t>BehavePlus</w:t>
      </w:r>
      <w:proofErr w:type="spellEnd"/>
      <w:r w:rsidRPr="001074F2">
        <w:rPr>
          <w:rFonts w:ascii="Times New Roman" w:hAnsi="Times New Roman"/>
        </w:rPr>
        <w:t xml:space="preserve"> fire modeling system, version 4.0: User's Guide</w:t>
      </w:r>
      <w:r w:rsidR="00585E7D">
        <w:rPr>
          <w:rFonts w:ascii="Times New Roman" w:hAnsi="Times New Roman"/>
        </w:rPr>
        <w:t>.</w:t>
      </w:r>
      <w:r w:rsidRPr="001074F2">
        <w:rPr>
          <w:rFonts w:ascii="Times New Roman" w:hAnsi="Times New Roman"/>
        </w:rPr>
        <w:t xml:space="preserve"> </w:t>
      </w:r>
      <w:r w:rsidR="006819FF">
        <w:rPr>
          <w:rFonts w:ascii="Times New Roman" w:hAnsi="Times New Roman"/>
        </w:rPr>
        <w:t>USDA Forest Service,</w:t>
      </w:r>
      <w:r w:rsidRPr="001074F2">
        <w:rPr>
          <w:rFonts w:ascii="Times New Roman" w:hAnsi="Times New Roman"/>
        </w:rPr>
        <w:t xml:space="preserve"> Rocky M</w:t>
      </w:r>
      <w:r>
        <w:rPr>
          <w:rFonts w:ascii="Times New Roman" w:hAnsi="Times New Roman"/>
        </w:rPr>
        <w:t>ountain Research Station</w:t>
      </w:r>
      <w:r w:rsidR="006819FF">
        <w:rPr>
          <w:rFonts w:ascii="Times New Roman" w:hAnsi="Times New Roman"/>
        </w:rPr>
        <w:t xml:space="preserve"> Gen. Tech. Rep. RMRS-106WWW</w:t>
      </w:r>
      <w:r>
        <w:rPr>
          <w:rFonts w:ascii="Times New Roman" w:hAnsi="Times New Roman"/>
        </w:rPr>
        <w:t>.</w:t>
      </w:r>
      <w:r w:rsidR="006819FF">
        <w:rPr>
          <w:rFonts w:ascii="Times New Roman" w:hAnsi="Times New Roman"/>
        </w:rPr>
        <w:t xml:space="preserve"> (Ogden, UT)</w:t>
      </w:r>
    </w:p>
    <w:p w:rsidR="008B5AA0" w:rsidRPr="0088310F" w:rsidRDefault="008B5AA0" w:rsidP="009A4E6C">
      <w:pPr>
        <w:pStyle w:val="ThesisReferences"/>
        <w:spacing w:after="0" w:line="480" w:lineRule="auto"/>
        <w:ind w:left="720" w:hangingChars="300" w:hanging="720"/>
        <w:rPr>
          <w:rFonts w:ascii="Times New Roman" w:hAnsi="Times New Roman"/>
        </w:rPr>
      </w:pPr>
      <w:r w:rsidRPr="0088310F">
        <w:rPr>
          <w:rFonts w:ascii="Times New Roman" w:hAnsi="Times New Roman"/>
        </w:rPr>
        <w:t>Barrett S</w:t>
      </w:r>
      <w:r w:rsidR="00E32B74">
        <w:rPr>
          <w:rFonts w:ascii="Times New Roman" w:hAnsi="Times New Roman"/>
        </w:rPr>
        <w:t>,</w:t>
      </w:r>
      <w:r w:rsidRPr="0088310F">
        <w:rPr>
          <w:rFonts w:ascii="Times New Roman" w:hAnsi="Times New Roman"/>
        </w:rPr>
        <w:t xml:space="preserve"> </w:t>
      </w:r>
      <w:proofErr w:type="spellStart"/>
      <w:r w:rsidRPr="0088310F">
        <w:rPr>
          <w:rFonts w:ascii="Times New Roman" w:hAnsi="Times New Roman"/>
        </w:rPr>
        <w:t>Havlina</w:t>
      </w:r>
      <w:proofErr w:type="spellEnd"/>
      <w:r w:rsidRPr="0088310F">
        <w:rPr>
          <w:rFonts w:ascii="Times New Roman" w:hAnsi="Times New Roman"/>
        </w:rPr>
        <w:t xml:space="preserve"> D</w:t>
      </w:r>
      <w:r w:rsidR="00E32B74">
        <w:rPr>
          <w:rFonts w:ascii="Times New Roman" w:hAnsi="Times New Roman"/>
        </w:rPr>
        <w:t>,</w:t>
      </w:r>
      <w:r w:rsidRPr="0088310F">
        <w:rPr>
          <w:rFonts w:ascii="Times New Roman" w:hAnsi="Times New Roman"/>
        </w:rPr>
        <w:t xml:space="preserve"> Jones J</w:t>
      </w:r>
      <w:r w:rsidR="00E32B74">
        <w:rPr>
          <w:rFonts w:ascii="Times New Roman" w:hAnsi="Times New Roman"/>
        </w:rPr>
        <w:t>,</w:t>
      </w:r>
      <w:r w:rsidRPr="0088310F">
        <w:rPr>
          <w:rFonts w:ascii="Times New Roman" w:hAnsi="Times New Roman"/>
        </w:rPr>
        <w:t xml:space="preserve"> </w:t>
      </w:r>
      <w:proofErr w:type="spellStart"/>
      <w:r w:rsidRPr="0088310F">
        <w:rPr>
          <w:rFonts w:ascii="Times New Roman" w:hAnsi="Times New Roman"/>
        </w:rPr>
        <w:t>Hann</w:t>
      </w:r>
      <w:proofErr w:type="spellEnd"/>
      <w:r w:rsidRPr="0088310F">
        <w:rPr>
          <w:rFonts w:ascii="Times New Roman" w:hAnsi="Times New Roman"/>
        </w:rPr>
        <w:t xml:space="preserve"> W</w:t>
      </w:r>
      <w:r w:rsidR="00E32B74">
        <w:rPr>
          <w:rFonts w:ascii="Times New Roman" w:hAnsi="Times New Roman"/>
        </w:rPr>
        <w:t>,</w:t>
      </w:r>
      <w:r w:rsidRPr="0088310F">
        <w:rPr>
          <w:rFonts w:ascii="Times New Roman" w:hAnsi="Times New Roman"/>
        </w:rPr>
        <w:t xml:space="preserve"> Frame C</w:t>
      </w:r>
      <w:r w:rsidR="00E32B74">
        <w:rPr>
          <w:rFonts w:ascii="Times New Roman" w:hAnsi="Times New Roman"/>
        </w:rPr>
        <w:t>,</w:t>
      </w:r>
      <w:r w:rsidRPr="0088310F">
        <w:rPr>
          <w:rFonts w:ascii="Times New Roman" w:hAnsi="Times New Roman"/>
        </w:rPr>
        <w:t xml:space="preserve"> Hamilton D</w:t>
      </w:r>
      <w:r w:rsidR="00E32B74">
        <w:rPr>
          <w:rFonts w:ascii="Times New Roman" w:hAnsi="Times New Roman"/>
        </w:rPr>
        <w:t>,</w:t>
      </w:r>
      <w:r w:rsidRPr="0088310F">
        <w:rPr>
          <w:rFonts w:ascii="Times New Roman" w:hAnsi="Times New Roman"/>
        </w:rPr>
        <w:t xml:space="preserve"> </w:t>
      </w:r>
      <w:proofErr w:type="spellStart"/>
      <w:r w:rsidRPr="0088310F">
        <w:rPr>
          <w:rFonts w:ascii="Times New Roman" w:hAnsi="Times New Roman"/>
        </w:rPr>
        <w:t>Schon</w:t>
      </w:r>
      <w:proofErr w:type="spellEnd"/>
      <w:r w:rsidRPr="0088310F">
        <w:rPr>
          <w:rFonts w:ascii="Times New Roman" w:hAnsi="Times New Roman"/>
        </w:rPr>
        <w:t xml:space="preserve"> K</w:t>
      </w:r>
      <w:r w:rsidR="00E32B74">
        <w:rPr>
          <w:rFonts w:ascii="Times New Roman" w:hAnsi="Times New Roman"/>
        </w:rPr>
        <w:t>,</w:t>
      </w:r>
      <w:r w:rsidRPr="0088310F">
        <w:rPr>
          <w:rFonts w:ascii="Times New Roman" w:hAnsi="Times New Roman"/>
        </w:rPr>
        <w:t xml:space="preserve"> </w:t>
      </w:r>
      <w:proofErr w:type="spellStart"/>
      <w:r w:rsidRPr="0088310F">
        <w:rPr>
          <w:rFonts w:ascii="Times New Roman" w:hAnsi="Times New Roman"/>
        </w:rPr>
        <w:t>Demeo</w:t>
      </w:r>
      <w:proofErr w:type="spellEnd"/>
      <w:r w:rsidRPr="0088310F">
        <w:rPr>
          <w:rFonts w:ascii="Times New Roman" w:hAnsi="Times New Roman"/>
        </w:rPr>
        <w:t xml:space="preserve"> T</w:t>
      </w:r>
      <w:r w:rsidR="00E32B74">
        <w:rPr>
          <w:rFonts w:ascii="Times New Roman" w:hAnsi="Times New Roman"/>
        </w:rPr>
        <w:t>,</w:t>
      </w:r>
      <w:r w:rsidRPr="0088310F">
        <w:rPr>
          <w:rFonts w:ascii="Times New Roman" w:hAnsi="Times New Roman"/>
        </w:rPr>
        <w:t xml:space="preserve"> </w:t>
      </w:r>
      <w:proofErr w:type="spellStart"/>
      <w:r w:rsidRPr="0088310F">
        <w:rPr>
          <w:rFonts w:ascii="Times New Roman" w:hAnsi="Times New Roman"/>
        </w:rPr>
        <w:t>Hutter</w:t>
      </w:r>
      <w:proofErr w:type="spellEnd"/>
      <w:r w:rsidRPr="0088310F">
        <w:rPr>
          <w:rFonts w:ascii="Times New Roman" w:hAnsi="Times New Roman"/>
        </w:rPr>
        <w:t xml:space="preserve"> L</w:t>
      </w:r>
      <w:r w:rsidR="00E32B74">
        <w:rPr>
          <w:rFonts w:ascii="Times New Roman" w:hAnsi="Times New Roman"/>
        </w:rPr>
        <w:t>,</w:t>
      </w:r>
      <w:r w:rsidR="00273F2D">
        <w:rPr>
          <w:rFonts w:ascii="Times New Roman" w:hAnsi="Times New Roman"/>
        </w:rPr>
        <w:t xml:space="preserve"> </w:t>
      </w:r>
      <w:proofErr w:type="spellStart"/>
      <w:r w:rsidRPr="0088310F">
        <w:rPr>
          <w:rFonts w:ascii="Times New Roman" w:hAnsi="Times New Roman"/>
        </w:rPr>
        <w:t>Menakis</w:t>
      </w:r>
      <w:proofErr w:type="spellEnd"/>
      <w:r w:rsidRPr="0088310F">
        <w:rPr>
          <w:rFonts w:ascii="Times New Roman" w:hAnsi="Times New Roman"/>
        </w:rPr>
        <w:t xml:space="preserve"> J</w:t>
      </w:r>
      <w:r w:rsidR="00F56D5A">
        <w:rPr>
          <w:rFonts w:ascii="Times New Roman" w:hAnsi="Times New Roman"/>
        </w:rPr>
        <w:t xml:space="preserve"> </w:t>
      </w:r>
      <w:r w:rsidR="003A3F2B">
        <w:rPr>
          <w:rFonts w:ascii="Times New Roman" w:hAnsi="Times New Roman"/>
        </w:rPr>
        <w:t>(20</w:t>
      </w:r>
      <w:r w:rsidRPr="0088310F">
        <w:rPr>
          <w:rFonts w:ascii="Times New Roman" w:hAnsi="Times New Roman"/>
        </w:rPr>
        <w:t>1</w:t>
      </w:r>
      <w:r w:rsidR="003A3F2B">
        <w:rPr>
          <w:rFonts w:ascii="Times New Roman" w:hAnsi="Times New Roman"/>
        </w:rPr>
        <w:t>0)</w:t>
      </w:r>
      <w:r w:rsidR="00F56D5A">
        <w:rPr>
          <w:rFonts w:ascii="Times New Roman" w:hAnsi="Times New Roman"/>
        </w:rPr>
        <w:t xml:space="preserve"> </w:t>
      </w:r>
      <w:r w:rsidRPr="0088310F">
        <w:rPr>
          <w:rFonts w:ascii="Times New Roman" w:hAnsi="Times New Roman"/>
        </w:rPr>
        <w:t xml:space="preserve">Interagency Fire Regime Condition Class </w:t>
      </w:r>
      <w:r w:rsidR="00E32B74">
        <w:rPr>
          <w:rFonts w:ascii="Times New Roman" w:hAnsi="Times New Roman"/>
        </w:rPr>
        <w:t>g</w:t>
      </w:r>
      <w:r w:rsidRPr="0088310F">
        <w:rPr>
          <w:rFonts w:ascii="Times New Roman" w:hAnsi="Times New Roman"/>
        </w:rPr>
        <w:t>uidebook</w:t>
      </w:r>
      <w:r w:rsidR="00F56D5A">
        <w:rPr>
          <w:rFonts w:ascii="Times New Roman" w:hAnsi="Times New Roman"/>
        </w:rPr>
        <w:t xml:space="preserve">. </w:t>
      </w:r>
      <w:r w:rsidRPr="0088310F">
        <w:rPr>
          <w:rFonts w:ascii="Times New Roman" w:hAnsi="Times New Roman"/>
        </w:rPr>
        <w:t xml:space="preserve">Version 3.0 [Homepage of the Interagency Fire Regime Condition Class website, USDA Forest Service, US Department of the Interior, and The Nature Conservancy]. [Online], Available: </w:t>
      </w:r>
      <w:r w:rsidRPr="00AC62B5">
        <w:rPr>
          <w:rFonts w:ascii="Times New Roman" w:hAnsi="Times New Roman"/>
        </w:rPr>
        <w:t>www.frcc.gov</w:t>
      </w:r>
      <w:r w:rsidRPr="0088310F">
        <w:rPr>
          <w:rFonts w:ascii="Times New Roman" w:hAnsi="Times New Roman"/>
        </w:rPr>
        <w:t>.</w:t>
      </w:r>
    </w:p>
    <w:p w:rsidR="008B5AA0" w:rsidRDefault="008B5AA0" w:rsidP="009A4E6C">
      <w:pPr>
        <w:pStyle w:val="ThesisReferences"/>
        <w:spacing w:after="0" w:line="480" w:lineRule="auto"/>
        <w:ind w:left="720" w:hangingChars="300" w:hanging="720"/>
        <w:rPr>
          <w:rFonts w:ascii="Times New Roman" w:hAnsi="Times New Roman"/>
        </w:rPr>
      </w:pPr>
      <w:r>
        <w:rPr>
          <w:rFonts w:ascii="Times New Roman" w:hAnsi="Times New Roman"/>
        </w:rPr>
        <w:lastRenderedPageBreak/>
        <w:t>Baumgartner DC</w:t>
      </w:r>
      <w:r w:rsidR="00ED1797">
        <w:rPr>
          <w:rFonts w:ascii="Times New Roman" w:hAnsi="Times New Roman"/>
        </w:rPr>
        <w:t>,</w:t>
      </w:r>
      <w:r w:rsidR="00273F2D">
        <w:rPr>
          <w:rFonts w:ascii="Times New Roman" w:hAnsi="Times New Roman"/>
        </w:rPr>
        <w:t xml:space="preserve"> </w:t>
      </w:r>
      <w:proofErr w:type="spellStart"/>
      <w:r>
        <w:rPr>
          <w:rFonts w:ascii="Times New Roman" w:hAnsi="Times New Roman"/>
        </w:rPr>
        <w:t>Simard</w:t>
      </w:r>
      <w:proofErr w:type="spellEnd"/>
      <w:r>
        <w:rPr>
          <w:rFonts w:ascii="Times New Roman" w:hAnsi="Times New Roman"/>
        </w:rPr>
        <w:t xml:space="preserve"> AJ </w:t>
      </w:r>
      <w:r w:rsidR="003A3F2B">
        <w:rPr>
          <w:rFonts w:ascii="Times New Roman" w:hAnsi="Times New Roman"/>
        </w:rPr>
        <w:t>(19</w:t>
      </w:r>
      <w:r>
        <w:rPr>
          <w:rFonts w:ascii="Times New Roman" w:hAnsi="Times New Roman"/>
        </w:rPr>
        <w:t>8</w:t>
      </w:r>
      <w:r w:rsidR="003A3F2B">
        <w:rPr>
          <w:rFonts w:ascii="Times New Roman" w:hAnsi="Times New Roman"/>
        </w:rPr>
        <w:t>2)</w:t>
      </w:r>
      <w:r>
        <w:rPr>
          <w:rFonts w:ascii="Times New Roman" w:hAnsi="Times New Roman"/>
        </w:rPr>
        <w:t xml:space="preserve"> Wildland fire management economics: a state of the art review and bibliography. </w:t>
      </w:r>
      <w:proofErr w:type="gramStart"/>
      <w:r w:rsidR="005A29D1">
        <w:rPr>
          <w:rFonts w:ascii="Times New Roman" w:hAnsi="Times New Roman"/>
        </w:rPr>
        <w:t>USDA Forest Service</w:t>
      </w:r>
      <w:r w:rsidR="00BD0BE6">
        <w:rPr>
          <w:rFonts w:ascii="Times New Roman" w:hAnsi="Times New Roman"/>
        </w:rPr>
        <w:t xml:space="preserve">, </w:t>
      </w:r>
      <w:r>
        <w:rPr>
          <w:rFonts w:ascii="Times New Roman" w:hAnsi="Times New Roman"/>
        </w:rPr>
        <w:t>North Central</w:t>
      </w:r>
      <w:r w:rsidRPr="00837AC7">
        <w:rPr>
          <w:rFonts w:ascii="Times New Roman" w:hAnsi="Times New Roman"/>
        </w:rPr>
        <w:t xml:space="preserve"> Forest </w:t>
      </w:r>
      <w:r>
        <w:rPr>
          <w:rFonts w:ascii="Times New Roman" w:hAnsi="Times New Roman"/>
        </w:rPr>
        <w:t xml:space="preserve">Experiment Station </w:t>
      </w:r>
      <w:r w:rsidR="006819FF">
        <w:rPr>
          <w:rFonts w:ascii="Times New Roman" w:hAnsi="Times New Roman"/>
        </w:rPr>
        <w:t>Gen. Tech. Rep. NC-72.</w:t>
      </w:r>
      <w:proofErr w:type="gramEnd"/>
      <w:r w:rsidR="006819FF">
        <w:rPr>
          <w:rFonts w:ascii="Times New Roman" w:hAnsi="Times New Roman"/>
        </w:rPr>
        <w:t xml:space="preserve"> (St. Paul, MN)</w:t>
      </w:r>
    </w:p>
    <w:p w:rsidR="008B5AA0" w:rsidRPr="0088310F" w:rsidRDefault="008B5AA0" w:rsidP="009A4E6C">
      <w:pPr>
        <w:pStyle w:val="ThesisReferences"/>
        <w:spacing w:after="0" w:line="480" w:lineRule="auto"/>
        <w:ind w:left="720" w:hangingChars="300" w:hanging="720"/>
        <w:rPr>
          <w:rFonts w:ascii="Times New Roman" w:hAnsi="Times New Roman"/>
        </w:rPr>
      </w:pPr>
      <w:r w:rsidRPr="0088310F">
        <w:rPr>
          <w:rFonts w:ascii="Times New Roman" w:hAnsi="Times New Roman"/>
        </w:rPr>
        <w:t xml:space="preserve">Bennett M </w:t>
      </w:r>
      <w:r w:rsidR="003A3F2B">
        <w:rPr>
          <w:rFonts w:ascii="Times New Roman" w:hAnsi="Times New Roman"/>
        </w:rPr>
        <w:t>(20</w:t>
      </w:r>
      <w:r w:rsidRPr="0088310F">
        <w:rPr>
          <w:rFonts w:ascii="Times New Roman" w:hAnsi="Times New Roman"/>
        </w:rPr>
        <w:t>0</w:t>
      </w:r>
      <w:r w:rsidR="003A3F2B">
        <w:rPr>
          <w:rFonts w:ascii="Times New Roman" w:hAnsi="Times New Roman"/>
        </w:rPr>
        <w:t>2)</w:t>
      </w:r>
      <w:r w:rsidRPr="0088310F">
        <w:rPr>
          <w:rFonts w:ascii="Times New Roman" w:hAnsi="Times New Roman"/>
        </w:rPr>
        <w:t xml:space="preserve"> Douglas-fir and ponderosa pine yield tables. </w:t>
      </w:r>
      <w:proofErr w:type="gramStart"/>
      <w:r w:rsidR="00BD0BE6">
        <w:rPr>
          <w:rFonts w:ascii="Times New Roman" w:hAnsi="Times New Roman"/>
        </w:rPr>
        <w:t xml:space="preserve">Oregon State University, </w:t>
      </w:r>
      <w:r w:rsidRPr="0088310F">
        <w:rPr>
          <w:rFonts w:ascii="Times New Roman" w:hAnsi="Times New Roman"/>
        </w:rPr>
        <w:t>Southern Oregon Research and Extension Center.</w:t>
      </w:r>
      <w:proofErr w:type="gramEnd"/>
      <w:r w:rsidRPr="0088310F">
        <w:rPr>
          <w:rFonts w:ascii="Times New Roman" w:hAnsi="Times New Roman"/>
        </w:rPr>
        <w:t xml:space="preserve"> </w:t>
      </w:r>
      <w:r w:rsidR="006819FF">
        <w:rPr>
          <w:rFonts w:ascii="Times New Roman" w:hAnsi="Times New Roman"/>
        </w:rPr>
        <w:t>(Corvallis, OR)</w:t>
      </w:r>
    </w:p>
    <w:p w:rsidR="0036452C" w:rsidRDefault="0036452C" w:rsidP="009A4E6C">
      <w:pPr>
        <w:autoSpaceDE w:val="0"/>
        <w:autoSpaceDN w:val="0"/>
        <w:adjustRightInd w:val="0"/>
        <w:spacing w:line="480" w:lineRule="auto"/>
        <w:ind w:left="690" w:hangingChars="300" w:hanging="690"/>
        <w:rPr>
          <w:rFonts w:ascii="Times New Roman" w:eastAsia="Times New Roman" w:hAnsi="Times New Roman"/>
          <w:color w:val="000000"/>
          <w:sz w:val="23"/>
          <w:szCs w:val="23"/>
        </w:rPr>
      </w:pPr>
      <w:proofErr w:type="spellStart"/>
      <w:proofErr w:type="gramStart"/>
      <w:r>
        <w:rPr>
          <w:rFonts w:ascii="Times New Roman" w:eastAsia="Times New Roman" w:hAnsi="Times New Roman"/>
          <w:color w:val="000000"/>
          <w:sz w:val="23"/>
          <w:szCs w:val="23"/>
        </w:rPr>
        <w:t>Biswell</w:t>
      </w:r>
      <w:proofErr w:type="spellEnd"/>
      <w:r>
        <w:rPr>
          <w:rFonts w:ascii="Times New Roman" w:eastAsia="Times New Roman" w:hAnsi="Times New Roman"/>
          <w:color w:val="000000"/>
          <w:sz w:val="23"/>
          <w:szCs w:val="23"/>
        </w:rPr>
        <w:t xml:space="preserve"> H </w:t>
      </w:r>
      <w:r w:rsidR="003A3F2B">
        <w:rPr>
          <w:rFonts w:ascii="Times New Roman" w:eastAsia="Times New Roman" w:hAnsi="Times New Roman"/>
          <w:color w:val="000000"/>
          <w:sz w:val="23"/>
          <w:szCs w:val="23"/>
        </w:rPr>
        <w:t>(19</w:t>
      </w:r>
      <w:r>
        <w:rPr>
          <w:rFonts w:ascii="Times New Roman" w:eastAsia="Times New Roman" w:hAnsi="Times New Roman"/>
          <w:color w:val="000000"/>
          <w:sz w:val="23"/>
          <w:szCs w:val="23"/>
        </w:rPr>
        <w:t>8</w:t>
      </w:r>
      <w:r w:rsidR="003A3F2B">
        <w:rPr>
          <w:rFonts w:ascii="Times New Roman" w:eastAsia="Times New Roman" w:hAnsi="Times New Roman"/>
          <w:color w:val="000000"/>
          <w:sz w:val="23"/>
          <w:szCs w:val="23"/>
        </w:rPr>
        <w:t>0)</w:t>
      </w:r>
      <w:r>
        <w:rPr>
          <w:rFonts w:ascii="Times New Roman" w:eastAsia="Times New Roman" w:hAnsi="Times New Roman"/>
          <w:color w:val="000000"/>
          <w:sz w:val="23"/>
          <w:szCs w:val="23"/>
        </w:rPr>
        <w:t xml:space="preserve"> Fire ecology: past, present, and future.</w:t>
      </w:r>
      <w:proofErr w:type="gramEnd"/>
      <w:r>
        <w:rPr>
          <w:rFonts w:ascii="Times New Roman" w:eastAsia="Times New Roman" w:hAnsi="Times New Roman"/>
          <w:color w:val="000000"/>
          <w:sz w:val="23"/>
          <w:szCs w:val="23"/>
        </w:rPr>
        <w:t xml:space="preserve"> </w:t>
      </w:r>
      <w:proofErr w:type="gramStart"/>
      <w:r>
        <w:rPr>
          <w:rFonts w:ascii="Times New Roman" w:eastAsia="Times New Roman" w:hAnsi="Times New Roman"/>
          <w:color w:val="000000"/>
          <w:sz w:val="23"/>
          <w:szCs w:val="23"/>
        </w:rPr>
        <w:t>Keynote speech to the Ecology section, American Association</w:t>
      </w:r>
      <w:r w:rsidR="006819FF">
        <w:rPr>
          <w:rFonts w:ascii="Times New Roman" w:eastAsia="Times New Roman" w:hAnsi="Times New Roman"/>
          <w:color w:val="000000"/>
          <w:sz w:val="23"/>
          <w:szCs w:val="23"/>
        </w:rPr>
        <w:t xml:space="preserve"> for the Advancement of Science.</w:t>
      </w:r>
      <w:proofErr w:type="gramEnd"/>
      <w:r>
        <w:rPr>
          <w:rFonts w:ascii="Times New Roman" w:eastAsia="Times New Roman" w:hAnsi="Times New Roman"/>
          <w:color w:val="000000"/>
          <w:sz w:val="23"/>
          <w:szCs w:val="23"/>
        </w:rPr>
        <w:t xml:space="preserve"> (</w:t>
      </w:r>
      <w:r w:rsidR="006819FF">
        <w:rPr>
          <w:rFonts w:ascii="Times New Roman" w:eastAsia="Times New Roman" w:hAnsi="Times New Roman"/>
          <w:color w:val="000000"/>
          <w:sz w:val="23"/>
          <w:szCs w:val="23"/>
        </w:rPr>
        <w:t>Davis, CA)</w:t>
      </w:r>
    </w:p>
    <w:p w:rsidR="005D1940" w:rsidRPr="00880E52" w:rsidRDefault="005D1940" w:rsidP="009A4E6C">
      <w:pPr>
        <w:autoSpaceDE w:val="0"/>
        <w:autoSpaceDN w:val="0"/>
        <w:adjustRightInd w:val="0"/>
        <w:spacing w:line="480" w:lineRule="auto"/>
        <w:ind w:left="690" w:hangingChars="300" w:hanging="690"/>
        <w:rPr>
          <w:rFonts w:ascii="Times New Roman" w:eastAsia="Times New Roman" w:hAnsi="Times New Roman"/>
          <w:color w:val="000000"/>
          <w:sz w:val="23"/>
          <w:szCs w:val="23"/>
        </w:rPr>
      </w:pPr>
      <w:proofErr w:type="gramStart"/>
      <w:r>
        <w:rPr>
          <w:rFonts w:ascii="Times New Roman" w:eastAsia="Times New Roman" w:hAnsi="Times New Roman"/>
          <w:color w:val="000000"/>
          <w:sz w:val="23"/>
          <w:szCs w:val="23"/>
        </w:rPr>
        <w:t>Bork JL (1984) Fire history in three vegetation types on the eastern side of the Oregon Cascades.</w:t>
      </w:r>
      <w:proofErr w:type="gramEnd"/>
      <w:r>
        <w:rPr>
          <w:rFonts w:ascii="Times New Roman" w:eastAsia="Times New Roman" w:hAnsi="Times New Roman"/>
          <w:color w:val="000000"/>
          <w:sz w:val="23"/>
          <w:szCs w:val="23"/>
        </w:rPr>
        <w:t xml:space="preserve"> </w:t>
      </w:r>
      <w:proofErr w:type="gramStart"/>
      <w:r>
        <w:rPr>
          <w:rFonts w:ascii="Times New Roman" w:eastAsia="Times New Roman" w:hAnsi="Times New Roman"/>
          <w:color w:val="000000"/>
          <w:sz w:val="23"/>
          <w:szCs w:val="23"/>
        </w:rPr>
        <w:t>Ph.D. dissertation, Oregon State University, Corvallis.</w:t>
      </w:r>
      <w:proofErr w:type="gramEnd"/>
    </w:p>
    <w:p w:rsidR="008B5AA0" w:rsidRPr="00837AC7" w:rsidRDefault="008B5AA0" w:rsidP="009A4E6C">
      <w:pPr>
        <w:pStyle w:val="ThesisReferences"/>
        <w:spacing w:after="0" w:line="480" w:lineRule="auto"/>
        <w:ind w:left="720" w:hangingChars="300" w:hanging="720"/>
        <w:rPr>
          <w:rFonts w:ascii="Times New Roman" w:hAnsi="Times New Roman"/>
        </w:rPr>
      </w:pPr>
      <w:r w:rsidRPr="00837AC7">
        <w:rPr>
          <w:rFonts w:ascii="Times New Roman" w:hAnsi="Times New Roman"/>
        </w:rPr>
        <w:t>Bradshaw LS, Deeming JE, Burgan RE, Cohen JD (</w:t>
      </w:r>
      <w:proofErr w:type="spellStart"/>
      <w:r w:rsidR="00ED1797">
        <w:rPr>
          <w:rFonts w:ascii="Times New Roman" w:hAnsi="Times New Roman"/>
        </w:rPr>
        <w:t>E</w:t>
      </w:r>
      <w:r w:rsidR="006819FF">
        <w:rPr>
          <w:rFonts w:ascii="Times New Roman" w:hAnsi="Times New Roman"/>
        </w:rPr>
        <w:t>ds</w:t>
      </w:r>
      <w:proofErr w:type="spellEnd"/>
      <w:r w:rsidRPr="00837AC7">
        <w:rPr>
          <w:rFonts w:ascii="Times New Roman" w:hAnsi="Times New Roman"/>
        </w:rPr>
        <w:t xml:space="preserve">) </w:t>
      </w:r>
      <w:r w:rsidR="003A3F2B">
        <w:rPr>
          <w:rFonts w:ascii="Times New Roman" w:hAnsi="Times New Roman"/>
        </w:rPr>
        <w:t>(19</w:t>
      </w:r>
      <w:r w:rsidRPr="00837AC7">
        <w:rPr>
          <w:rFonts w:ascii="Times New Roman" w:hAnsi="Times New Roman"/>
        </w:rPr>
        <w:t>8</w:t>
      </w:r>
      <w:r w:rsidR="003A3F2B">
        <w:rPr>
          <w:rFonts w:ascii="Times New Roman" w:hAnsi="Times New Roman"/>
        </w:rPr>
        <w:t>4)</w:t>
      </w:r>
      <w:r w:rsidRPr="00837AC7">
        <w:rPr>
          <w:rFonts w:ascii="Times New Roman" w:hAnsi="Times New Roman"/>
        </w:rPr>
        <w:t xml:space="preserve"> The 1978 National Fire-Danger Rating System: technical documentation. </w:t>
      </w:r>
      <w:proofErr w:type="gramStart"/>
      <w:r w:rsidR="005A29D1">
        <w:rPr>
          <w:rFonts w:ascii="Times New Roman" w:hAnsi="Times New Roman"/>
        </w:rPr>
        <w:t>USDA Forest Service</w:t>
      </w:r>
      <w:r w:rsidRPr="00837AC7">
        <w:rPr>
          <w:rFonts w:ascii="Times New Roman" w:hAnsi="Times New Roman"/>
        </w:rPr>
        <w:t>, Intermountain Forest and Range Experiment Station</w:t>
      </w:r>
      <w:r w:rsidR="006819FF" w:rsidRPr="006819FF">
        <w:rPr>
          <w:rFonts w:ascii="Times New Roman" w:hAnsi="Times New Roman"/>
        </w:rPr>
        <w:t xml:space="preserve"> </w:t>
      </w:r>
      <w:r w:rsidR="006819FF" w:rsidRPr="00837AC7">
        <w:rPr>
          <w:rFonts w:ascii="Times New Roman" w:hAnsi="Times New Roman"/>
        </w:rPr>
        <w:t>G</w:t>
      </w:r>
      <w:r w:rsidR="006819FF">
        <w:rPr>
          <w:rFonts w:ascii="Times New Roman" w:hAnsi="Times New Roman"/>
        </w:rPr>
        <w:t>en. Tec</w:t>
      </w:r>
      <w:r w:rsidR="00465087">
        <w:rPr>
          <w:rFonts w:ascii="Times New Roman" w:hAnsi="Times New Roman"/>
        </w:rPr>
        <w:t>h</w:t>
      </w:r>
      <w:r w:rsidR="006819FF">
        <w:rPr>
          <w:rFonts w:ascii="Times New Roman" w:hAnsi="Times New Roman"/>
        </w:rPr>
        <w:t>. Rep INT-169.</w:t>
      </w:r>
      <w:proofErr w:type="gramEnd"/>
      <w:r w:rsidR="006819FF">
        <w:rPr>
          <w:rFonts w:ascii="Times New Roman" w:hAnsi="Times New Roman"/>
        </w:rPr>
        <w:t xml:space="preserve"> (Ogden, UT)</w:t>
      </w:r>
    </w:p>
    <w:p w:rsidR="008B5AA0" w:rsidRPr="00837AC7" w:rsidRDefault="008B5AA0" w:rsidP="009A4E6C">
      <w:pPr>
        <w:pStyle w:val="ThesisReferences"/>
        <w:spacing w:after="0" w:line="480" w:lineRule="auto"/>
        <w:ind w:left="720" w:hangingChars="300" w:hanging="720"/>
        <w:rPr>
          <w:rFonts w:ascii="Times New Roman" w:hAnsi="Times New Roman"/>
        </w:rPr>
      </w:pPr>
      <w:r w:rsidRPr="00837AC7">
        <w:rPr>
          <w:rFonts w:ascii="Times New Roman" w:hAnsi="Times New Roman"/>
        </w:rPr>
        <w:t xml:space="preserve">Brown TJ, </w:t>
      </w:r>
      <w:r w:rsidR="00E32B74">
        <w:rPr>
          <w:rFonts w:ascii="Times New Roman" w:hAnsi="Times New Roman"/>
        </w:rPr>
        <w:t>Hall BH,</w:t>
      </w:r>
      <w:r w:rsidR="00273F2D">
        <w:rPr>
          <w:rFonts w:ascii="Times New Roman" w:hAnsi="Times New Roman"/>
        </w:rPr>
        <w:t xml:space="preserve"> </w:t>
      </w:r>
      <w:proofErr w:type="spellStart"/>
      <w:r w:rsidR="00E32B74">
        <w:rPr>
          <w:rFonts w:ascii="Times New Roman" w:hAnsi="Times New Roman"/>
        </w:rPr>
        <w:t>Westerling</w:t>
      </w:r>
      <w:proofErr w:type="spellEnd"/>
      <w:r w:rsidR="00E32B74">
        <w:rPr>
          <w:rFonts w:ascii="Times New Roman" w:hAnsi="Times New Roman"/>
        </w:rPr>
        <w:t xml:space="preserve"> </w:t>
      </w:r>
      <w:r w:rsidRPr="00837AC7">
        <w:rPr>
          <w:rFonts w:ascii="Times New Roman" w:hAnsi="Times New Roman"/>
        </w:rPr>
        <w:t xml:space="preserve">AL </w:t>
      </w:r>
      <w:r w:rsidR="003A3F2B">
        <w:rPr>
          <w:rFonts w:ascii="Times New Roman" w:hAnsi="Times New Roman"/>
        </w:rPr>
        <w:t>(20</w:t>
      </w:r>
      <w:r w:rsidRPr="00837AC7">
        <w:rPr>
          <w:rFonts w:ascii="Times New Roman" w:hAnsi="Times New Roman"/>
        </w:rPr>
        <w:t>0</w:t>
      </w:r>
      <w:r w:rsidR="003A3F2B">
        <w:rPr>
          <w:rFonts w:ascii="Times New Roman" w:hAnsi="Times New Roman"/>
        </w:rPr>
        <w:t>4)</w:t>
      </w:r>
      <w:r w:rsidRPr="00837AC7">
        <w:rPr>
          <w:rFonts w:ascii="Times New Roman" w:hAnsi="Times New Roman"/>
        </w:rPr>
        <w:t xml:space="preserve"> </w:t>
      </w:r>
      <w:proofErr w:type="gramStart"/>
      <w:r w:rsidRPr="00837AC7">
        <w:rPr>
          <w:rFonts w:ascii="Times New Roman" w:hAnsi="Times New Roman"/>
        </w:rPr>
        <w:t>The</w:t>
      </w:r>
      <w:proofErr w:type="gramEnd"/>
      <w:r w:rsidRPr="00837AC7">
        <w:rPr>
          <w:rFonts w:ascii="Times New Roman" w:hAnsi="Times New Roman"/>
        </w:rPr>
        <w:t xml:space="preserve"> impact of twenty-first century climate change on wildland fire danger in the western United States: An applications perspective. </w:t>
      </w:r>
      <w:r w:rsidRPr="00837AC7">
        <w:rPr>
          <w:rFonts w:ascii="Times New Roman" w:hAnsi="Times New Roman"/>
          <w:i/>
        </w:rPr>
        <w:t>Climatic Change</w:t>
      </w:r>
      <w:r w:rsidRPr="00837AC7">
        <w:rPr>
          <w:rFonts w:ascii="Times New Roman" w:hAnsi="Times New Roman"/>
        </w:rPr>
        <w:t xml:space="preserve"> </w:t>
      </w:r>
      <w:r w:rsidRPr="005A29D1">
        <w:rPr>
          <w:rFonts w:ascii="Times New Roman" w:hAnsi="Times New Roman"/>
          <w:b/>
        </w:rPr>
        <w:t>62</w:t>
      </w:r>
      <w:r w:rsidR="005A29D1">
        <w:rPr>
          <w:rFonts w:ascii="Times New Roman" w:hAnsi="Times New Roman"/>
        </w:rPr>
        <w:t>,</w:t>
      </w:r>
      <w:r w:rsidRPr="00837AC7">
        <w:rPr>
          <w:rFonts w:ascii="Times New Roman" w:hAnsi="Times New Roman"/>
        </w:rPr>
        <w:t xml:space="preserve"> 365-388.</w:t>
      </w:r>
    </w:p>
    <w:p w:rsidR="008B5AA0" w:rsidRDefault="008B5AA0" w:rsidP="009A4E6C">
      <w:pPr>
        <w:pStyle w:val="ThesisReferences"/>
        <w:spacing w:after="0" w:line="480" w:lineRule="auto"/>
        <w:ind w:left="720" w:hangingChars="300" w:hanging="720"/>
        <w:rPr>
          <w:rFonts w:ascii="Times New Roman" w:hAnsi="Times New Roman"/>
        </w:rPr>
      </w:pPr>
      <w:proofErr w:type="spellStart"/>
      <w:proofErr w:type="gramStart"/>
      <w:r>
        <w:rPr>
          <w:rFonts w:ascii="Times New Roman" w:hAnsi="Times New Roman"/>
        </w:rPr>
        <w:t>Bunton</w:t>
      </w:r>
      <w:proofErr w:type="spellEnd"/>
      <w:r>
        <w:rPr>
          <w:rFonts w:ascii="Times New Roman" w:hAnsi="Times New Roman"/>
        </w:rPr>
        <w:t xml:space="preserve"> DR </w:t>
      </w:r>
      <w:r w:rsidR="003A3F2B">
        <w:rPr>
          <w:rFonts w:ascii="Times New Roman" w:hAnsi="Times New Roman"/>
        </w:rPr>
        <w:t>(20</w:t>
      </w:r>
      <w:r>
        <w:rPr>
          <w:rFonts w:ascii="Times New Roman" w:hAnsi="Times New Roman"/>
        </w:rPr>
        <w:t>0</w:t>
      </w:r>
      <w:r w:rsidR="003A3F2B">
        <w:rPr>
          <w:rFonts w:ascii="Times New Roman" w:hAnsi="Times New Roman"/>
        </w:rPr>
        <w:t>0)</w:t>
      </w:r>
      <w:r>
        <w:rPr>
          <w:rFonts w:ascii="Times New Roman" w:hAnsi="Times New Roman"/>
        </w:rPr>
        <w:t xml:space="preserve"> Wildland fire and weather information data warehouse.</w:t>
      </w:r>
      <w:proofErr w:type="gramEnd"/>
      <w:r>
        <w:rPr>
          <w:rFonts w:ascii="Times New Roman" w:hAnsi="Times New Roman"/>
        </w:rPr>
        <w:t xml:space="preserve"> </w:t>
      </w:r>
      <w:proofErr w:type="gramStart"/>
      <w:r w:rsidR="006819FF">
        <w:rPr>
          <w:rFonts w:ascii="Times New Roman" w:hAnsi="Times New Roman"/>
        </w:rPr>
        <w:t>In ‘Proceedings of the seventh symposium on systems analysis in forest resources’.</w:t>
      </w:r>
      <w:proofErr w:type="gramEnd"/>
      <w:r w:rsidR="006819FF">
        <w:rPr>
          <w:rFonts w:ascii="Times New Roman" w:hAnsi="Times New Roman"/>
        </w:rPr>
        <w:t xml:space="preserve"> (</w:t>
      </w:r>
      <w:proofErr w:type="spellStart"/>
      <w:r w:rsidR="006819FF">
        <w:rPr>
          <w:rFonts w:ascii="Times New Roman" w:hAnsi="Times New Roman"/>
        </w:rPr>
        <w:t>Eds</w:t>
      </w:r>
      <w:proofErr w:type="spellEnd"/>
      <w:r w:rsidR="006819FF">
        <w:rPr>
          <w:rFonts w:ascii="Times New Roman" w:hAnsi="Times New Roman"/>
        </w:rPr>
        <w:t xml:space="preserve"> </w:t>
      </w:r>
      <w:proofErr w:type="spellStart"/>
      <w:r>
        <w:rPr>
          <w:rFonts w:ascii="Times New Roman" w:hAnsi="Times New Roman"/>
        </w:rPr>
        <w:t>Vasievich</w:t>
      </w:r>
      <w:proofErr w:type="spellEnd"/>
      <w:r>
        <w:rPr>
          <w:rFonts w:ascii="Times New Roman" w:hAnsi="Times New Roman"/>
        </w:rPr>
        <w:t xml:space="preserve"> JM</w:t>
      </w:r>
      <w:r w:rsidR="00ED1797">
        <w:rPr>
          <w:rFonts w:ascii="Times New Roman" w:hAnsi="Times New Roman"/>
        </w:rPr>
        <w:t>,</w:t>
      </w:r>
      <w:r>
        <w:rPr>
          <w:rFonts w:ascii="Times New Roman" w:hAnsi="Times New Roman"/>
        </w:rPr>
        <w:t xml:space="preserve"> Fried JS</w:t>
      </w:r>
      <w:r w:rsidR="00ED1797">
        <w:rPr>
          <w:rFonts w:ascii="Times New Roman" w:hAnsi="Times New Roman"/>
        </w:rPr>
        <w:t>,</w:t>
      </w:r>
      <w:r w:rsidR="00273F2D">
        <w:rPr>
          <w:rFonts w:ascii="Times New Roman" w:hAnsi="Times New Roman"/>
        </w:rPr>
        <w:t xml:space="preserve"> </w:t>
      </w:r>
      <w:proofErr w:type="spellStart"/>
      <w:r>
        <w:rPr>
          <w:rFonts w:ascii="Times New Roman" w:hAnsi="Times New Roman"/>
        </w:rPr>
        <w:t>Leefers</w:t>
      </w:r>
      <w:proofErr w:type="spellEnd"/>
      <w:r>
        <w:rPr>
          <w:rFonts w:ascii="Times New Roman" w:hAnsi="Times New Roman"/>
        </w:rPr>
        <w:t xml:space="preserve"> LA</w:t>
      </w:r>
      <w:r w:rsidR="006819FF">
        <w:rPr>
          <w:rFonts w:ascii="Times New Roman" w:hAnsi="Times New Roman"/>
        </w:rPr>
        <w:t xml:space="preserve">) </w:t>
      </w:r>
      <w:r w:rsidR="003C7437">
        <w:rPr>
          <w:rFonts w:ascii="Times New Roman" w:hAnsi="Times New Roman"/>
        </w:rPr>
        <w:t xml:space="preserve">pp. 1-7. </w:t>
      </w:r>
      <w:r>
        <w:rPr>
          <w:rFonts w:ascii="Times New Roman" w:hAnsi="Times New Roman"/>
        </w:rPr>
        <w:t>(May 28-31, 1997</w:t>
      </w:r>
      <w:r w:rsidR="006819FF">
        <w:rPr>
          <w:rFonts w:ascii="Times New Roman" w:hAnsi="Times New Roman"/>
        </w:rPr>
        <w:t>, Traverse City, MI</w:t>
      </w:r>
      <w:r w:rsidR="00ED1797">
        <w:rPr>
          <w:rFonts w:ascii="Times New Roman" w:hAnsi="Times New Roman"/>
        </w:rPr>
        <w:t>)</w:t>
      </w:r>
    </w:p>
    <w:p w:rsidR="008B5AA0" w:rsidRDefault="008B5AA0" w:rsidP="009A4E6C">
      <w:pPr>
        <w:widowControl w:val="0"/>
        <w:autoSpaceDE w:val="0"/>
        <w:autoSpaceDN w:val="0"/>
        <w:adjustRightInd w:val="0"/>
        <w:spacing w:line="480" w:lineRule="auto"/>
        <w:ind w:left="720" w:hangingChars="300" w:hanging="720"/>
        <w:rPr>
          <w:rFonts w:ascii="Times New Roman" w:eastAsia="Times New Roman" w:hAnsi="Times New Roman"/>
          <w:szCs w:val="24"/>
        </w:rPr>
      </w:pPr>
      <w:proofErr w:type="spellStart"/>
      <w:proofErr w:type="gramStart"/>
      <w:r w:rsidRPr="00880E52">
        <w:rPr>
          <w:rFonts w:ascii="Times New Roman" w:eastAsia="Times New Roman" w:hAnsi="Times New Roman"/>
          <w:szCs w:val="24"/>
        </w:rPr>
        <w:t>Calkin</w:t>
      </w:r>
      <w:proofErr w:type="spellEnd"/>
      <w:r w:rsidRPr="00880E52">
        <w:rPr>
          <w:rFonts w:ascii="Times New Roman" w:eastAsia="Times New Roman" w:hAnsi="Times New Roman"/>
          <w:szCs w:val="24"/>
        </w:rPr>
        <w:t xml:space="preserve"> DE, Finney MA, Ager AA, Thompson MP,</w:t>
      </w:r>
      <w:r w:rsidR="00273F2D">
        <w:rPr>
          <w:rFonts w:ascii="Times New Roman" w:eastAsia="Times New Roman" w:hAnsi="Times New Roman"/>
          <w:szCs w:val="24"/>
        </w:rPr>
        <w:t xml:space="preserve"> </w:t>
      </w:r>
      <w:proofErr w:type="spellStart"/>
      <w:r w:rsidRPr="00880E52">
        <w:rPr>
          <w:rFonts w:ascii="Times New Roman" w:eastAsia="Times New Roman" w:hAnsi="Times New Roman"/>
          <w:szCs w:val="24"/>
        </w:rPr>
        <w:t>Gebert</w:t>
      </w:r>
      <w:proofErr w:type="spellEnd"/>
      <w:r w:rsidRPr="00880E52">
        <w:rPr>
          <w:rFonts w:ascii="Times New Roman" w:eastAsia="Times New Roman" w:hAnsi="Times New Roman"/>
          <w:szCs w:val="24"/>
        </w:rPr>
        <w:t xml:space="preserve"> KG </w:t>
      </w:r>
      <w:r w:rsidR="003A3F2B">
        <w:rPr>
          <w:rFonts w:ascii="Times New Roman" w:eastAsia="Times New Roman" w:hAnsi="Times New Roman"/>
          <w:szCs w:val="24"/>
        </w:rPr>
        <w:t>(20</w:t>
      </w:r>
      <w:r w:rsidRPr="00880E52">
        <w:rPr>
          <w:rFonts w:ascii="Times New Roman" w:eastAsia="Times New Roman" w:hAnsi="Times New Roman"/>
          <w:szCs w:val="24"/>
        </w:rPr>
        <w:t>1</w:t>
      </w:r>
      <w:r w:rsidR="003A3F2B">
        <w:rPr>
          <w:rFonts w:ascii="Times New Roman" w:eastAsia="Times New Roman" w:hAnsi="Times New Roman"/>
          <w:szCs w:val="24"/>
        </w:rPr>
        <w:t>1)</w:t>
      </w:r>
      <w:r w:rsidRPr="00880E52">
        <w:rPr>
          <w:rFonts w:ascii="Times New Roman" w:eastAsia="Times New Roman" w:hAnsi="Times New Roman"/>
          <w:szCs w:val="24"/>
        </w:rPr>
        <w:t xml:space="preserve"> Progress towards and barriers to implementation of a risk framework for federal wildland fire policy and decision making in the United States.</w:t>
      </w:r>
      <w:proofErr w:type="gramEnd"/>
      <w:r w:rsidRPr="00880E52">
        <w:rPr>
          <w:rFonts w:ascii="Times New Roman" w:eastAsia="Times New Roman" w:hAnsi="Times New Roman"/>
          <w:szCs w:val="24"/>
        </w:rPr>
        <w:t xml:space="preserve"> </w:t>
      </w:r>
      <w:r w:rsidRPr="003C7437">
        <w:rPr>
          <w:rFonts w:ascii="Times New Roman" w:eastAsia="Times New Roman" w:hAnsi="Times New Roman"/>
          <w:i/>
          <w:szCs w:val="24"/>
        </w:rPr>
        <w:t>Forest Policy and Economics</w:t>
      </w:r>
      <w:r w:rsidRPr="00880E52">
        <w:rPr>
          <w:rFonts w:ascii="Times New Roman" w:eastAsia="Times New Roman" w:hAnsi="Times New Roman"/>
          <w:szCs w:val="24"/>
        </w:rPr>
        <w:t xml:space="preserve"> </w:t>
      </w:r>
      <w:r w:rsidRPr="005A29D1">
        <w:rPr>
          <w:rFonts w:ascii="Times New Roman" w:eastAsia="Times New Roman" w:hAnsi="Times New Roman"/>
          <w:b/>
          <w:szCs w:val="24"/>
        </w:rPr>
        <w:t>13</w:t>
      </w:r>
      <w:r w:rsidR="005A29D1">
        <w:rPr>
          <w:rFonts w:ascii="Times New Roman" w:eastAsia="Times New Roman" w:hAnsi="Times New Roman"/>
          <w:szCs w:val="24"/>
        </w:rPr>
        <w:t>,</w:t>
      </w:r>
      <w:r w:rsidRPr="00880E52">
        <w:rPr>
          <w:rFonts w:ascii="Times New Roman" w:eastAsia="Times New Roman" w:hAnsi="Times New Roman"/>
          <w:szCs w:val="24"/>
        </w:rPr>
        <w:t xml:space="preserve"> 378-389.</w:t>
      </w:r>
    </w:p>
    <w:p w:rsidR="00C024DB" w:rsidRPr="00303A18" w:rsidRDefault="00C024DB" w:rsidP="009A4E6C">
      <w:pPr>
        <w:widowControl w:val="0"/>
        <w:autoSpaceDE w:val="0"/>
        <w:autoSpaceDN w:val="0"/>
        <w:adjustRightInd w:val="0"/>
        <w:spacing w:line="480" w:lineRule="auto"/>
        <w:ind w:left="720" w:hangingChars="300" w:hanging="720"/>
        <w:rPr>
          <w:rFonts w:ascii="Times New Roman" w:eastAsia="Times New Roman" w:hAnsi="Times New Roman"/>
          <w:szCs w:val="24"/>
        </w:rPr>
      </w:pPr>
      <w:proofErr w:type="spellStart"/>
      <w:r>
        <w:rPr>
          <w:rFonts w:ascii="Times New Roman" w:eastAsia="Times New Roman" w:hAnsi="Times New Roman"/>
          <w:szCs w:val="24"/>
        </w:rPr>
        <w:t>Calkin</w:t>
      </w:r>
      <w:proofErr w:type="spellEnd"/>
      <w:r>
        <w:rPr>
          <w:rFonts w:ascii="Times New Roman" w:eastAsia="Times New Roman" w:hAnsi="Times New Roman"/>
          <w:szCs w:val="24"/>
        </w:rPr>
        <w:t xml:space="preserve"> DE, </w:t>
      </w:r>
      <w:proofErr w:type="spellStart"/>
      <w:r>
        <w:rPr>
          <w:rFonts w:ascii="Times New Roman" w:eastAsia="Times New Roman" w:hAnsi="Times New Roman"/>
          <w:szCs w:val="24"/>
        </w:rPr>
        <w:t>Gebert</w:t>
      </w:r>
      <w:proofErr w:type="spellEnd"/>
      <w:r>
        <w:rPr>
          <w:rFonts w:ascii="Times New Roman" w:eastAsia="Times New Roman" w:hAnsi="Times New Roman"/>
          <w:szCs w:val="24"/>
        </w:rPr>
        <w:t xml:space="preserve"> KM (2006) Modeling fuel treatment costs on Forest Service lands in the western United States. </w:t>
      </w:r>
      <w:r>
        <w:rPr>
          <w:rFonts w:ascii="Times New Roman" w:eastAsia="Times New Roman" w:hAnsi="Times New Roman"/>
          <w:i/>
          <w:szCs w:val="24"/>
        </w:rPr>
        <w:t>Western Journal of Applied Forestry</w:t>
      </w:r>
      <w:r w:rsidR="00303A18">
        <w:rPr>
          <w:rFonts w:ascii="Times New Roman" w:eastAsia="Times New Roman" w:hAnsi="Times New Roman"/>
          <w:szCs w:val="24"/>
        </w:rPr>
        <w:t xml:space="preserve"> </w:t>
      </w:r>
      <w:r w:rsidR="00303A18">
        <w:rPr>
          <w:rFonts w:ascii="Times New Roman" w:eastAsia="Times New Roman" w:hAnsi="Times New Roman"/>
          <w:b/>
          <w:szCs w:val="24"/>
        </w:rPr>
        <w:t>21</w:t>
      </w:r>
      <w:r w:rsidR="00303A18">
        <w:rPr>
          <w:rFonts w:ascii="Times New Roman" w:eastAsia="Times New Roman" w:hAnsi="Times New Roman"/>
          <w:szCs w:val="24"/>
        </w:rPr>
        <w:t>(4), 217-221.</w:t>
      </w:r>
    </w:p>
    <w:p w:rsidR="00322874" w:rsidRPr="00322874" w:rsidRDefault="00322874" w:rsidP="009A4E6C">
      <w:pPr>
        <w:widowControl w:val="0"/>
        <w:autoSpaceDE w:val="0"/>
        <w:autoSpaceDN w:val="0"/>
        <w:adjustRightInd w:val="0"/>
        <w:spacing w:line="480" w:lineRule="auto"/>
        <w:ind w:left="720" w:hangingChars="300" w:hanging="720"/>
        <w:rPr>
          <w:rFonts w:ascii="Times New Roman" w:eastAsia="Times New Roman" w:hAnsi="Times New Roman"/>
          <w:szCs w:val="24"/>
        </w:rPr>
      </w:pPr>
      <w:proofErr w:type="spellStart"/>
      <w:r>
        <w:rPr>
          <w:rFonts w:ascii="Times New Roman" w:eastAsia="Times New Roman" w:hAnsi="Times New Roman"/>
          <w:szCs w:val="24"/>
        </w:rPr>
        <w:t>Calkin</w:t>
      </w:r>
      <w:proofErr w:type="spellEnd"/>
      <w:r>
        <w:rPr>
          <w:rFonts w:ascii="Times New Roman" w:eastAsia="Times New Roman" w:hAnsi="Times New Roman"/>
          <w:szCs w:val="24"/>
        </w:rPr>
        <w:t xml:space="preserve"> DE, </w:t>
      </w:r>
      <w:proofErr w:type="spellStart"/>
      <w:r>
        <w:rPr>
          <w:rFonts w:ascii="Times New Roman" w:eastAsia="Times New Roman" w:hAnsi="Times New Roman"/>
          <w:szCs w:val="24"/>
        </w:rPr>
        <w:t>Gebert</w:t>
      </w:r>
      <w:proofErr w:type="spellEnd"/>
      <w:r>
        <w:rPr>
          <w:rFonts w:ascii="Times New Roman" w:eastAsia="Times New Roman" w:hAnsi="Times New Roman"/>
          <w:szCs w:val="24"/>
        </w:rPr>
        <w:t xml:space="preserve"> KM, </w:t>
      </w:r>
      <w:proofErr w:type="gramStart"/>
      <w:r>
        <w:rPr>
          <w:rFonts w:ascii="Times New Roman" w:eastAsia="Times New Roman" w:hAnsi="Times New Roman"/>
          <w:szCs w:val="24"/>
        </w:rPr>
        <w:t>Jones</w:t>
      </w:r>
      <w:proofErr w:type="gramEnd"/>
      <w:r>
        <w:rPr>
          <w:rFonts w:ascii="Times New Roman" w:eastAsia="Times New Roman" w:hAnsi="Times New Roman"/>
          <w:szCs w:val="24"/>
        </w:rPr>
        <w:t xml:space="preserve"> JG, Neilson RP (2005) Forest service large fire area burned and </w:t>
      </w:r>
      <w:r>
        <w:rPr>
          <w:rFonts w:ascii="Times New Roman" w:eastAsia="Times New Roman" w:hAnsi="Times New Roman"/>
          <w:szCs w:val="24"/>
        </w:rPr>
        <w:lastRenderedPageBreak/>
        <w:t xml:space="preserve">suppression expenditure trends, 1970-2002. </w:t>
      </w:r>
      <w:r>
        <w:rPr>
          <w:rFonts w:ascii="Times New Roman" w:eastAsia="Times New Roman" w:hAnsi="Times New Roman"/>
          <w:i/>
          <w:szCs w:val="24"/>
        </w:rPr>
        <w:t>Journal of Forestry</w:t>
      </w:r>
      <w:r>
        <w:rPr>
          <w:rFonts w:ascii="Times New Roman" w:eastAsia="Times New Roman" w:hAnsi="Times New Roman"/>
          <w:szCs w:val="24"/>
        </w:rPr>
        <w:t xml:space="preserve"> </w:t>
      </w:r>
      <w:r w:rsidRPr="0021597C">
        <w:rPr>
          <w:rFonts w:ascii="Times New Roman" w:eastAsia="Times New Roman" w:hAnsi="Times New Roman"/>
          <w:b/>
          <w:szCs w:val="24"/>
        </w:rPr>
        <w:t>104</w:t>
      </w:r>
      <w:r>
        <w:rPr>
          <w:rFonts w:ascii="Times New Roman" w:eastAsia="Times New Roman" w:hAnsi="Times New Roman"/>
          <w:szCs w:val="24"/>
        </w:rPr>
        <w:t xml:space="preserve">, </w:t>
      </w:r>
      <w:r w:rsidRPr="00322874">
        <w:rPr>
          <w:rFonts w:ascii="Times New Roman" w:eastAsia="Times New Roman" w:hAnsi="Times New Roman"/>
          <w:szCs w:val="24"/>
        </w:rPr>
        <w:t>179</w:t>
      </w:r>
      <w:r>
        <w:rPr>
          <w:rFonts w:ascii="Times New Roman" w:eastAsia="Times New Roman" w:hAnsi="Times New Roman"/>
          <w:szCs w:val="24"/>
        </w:rPr>
        <w:t>-183.</w:t>
      </w:r>
    </w:p>
    <w:p w:rsidR="008B5AA0" w:rsidRDefault="008B5AA0" w:rsidP="009A4E6C">
      <w:pPr>
        <w:widowControl w:val="0"/>
        <w:autoSpaceDE w:val="0"/>
        <w:autoSpaceDN w:val="0"/>
        <w:adjustRightInd w:val="0"/>
        <w:spacing w:line="480" w:lineRule="auto"/>
        <w:ind w:left="720" w:hangingChars="300" w:hanging="720"/>
        <w:rPr>
          <w:rFonts w:ascii="Times New Roman" w:eastAsia="Times New Roman" w:hAnsi="Times New Roman"/>
          <w:szCs w:val="24"/>
        </w:rPr>
      </w:pPr>
      <w:r>
        <w:rPr>
          <w:rFonts w:ascii="Times New Roman" w:eastAsia="Times New Roman" w:hAnsi="Times New Roman"/>
          <w:szCs w:val="24"/>
        </w:rPr>
        <w:t xml:space="preserve">Carle D </w:t>
      </w:r>
      <w:r w:rsidR="003A3F2B">
        <w:rPr>
          <w:rFonts w:ascii="Times New Roman" w:eastAsia="Times New Roman" w:hAnsi="Times New Roman"/>
          <w:szCs w:val="24"/>
        </w:rPr>
        <w:t>(20</w:t>
      </w:r>
      <w:r>
        <w:rPr>
          <w:rFonts w:ascii="Times New Roman" w:eastAsia="Times New Roman" w:hAnsi="Times New Roman"/>
          <w:szCs w:val="24"/>
        </w:rPr>
        <w:t>0</w:t>
      </w:r>
      <w:r w:rsidR="003A3F2B">
        <w:rPr>
          <w:rFonts w:ascii="Times New Roman" w:eastAsia="Times New Roman" w:hAnsi="Times New Roman"/>
          <w:szCs w:val="24"/>
        </w:rPr>
        <w:t>2)</w:t>
      </w:r>
      <w:r>
        <w:rPr>
          <w:rFonts w:ascii="Times New Roman" w:eastAsia="Times New Roman" w:hAnsi="Times New Roman"/>
          <w:szCs w:val="24"/>
        </w:rPr>
        <w:t xml:space="preserve"> </w:t>
      </w:r>
      <w:r w:rsidR="003C7437">
        <w:rPr>
          <w:rFonts w:ascii="Times New Roman" w:eastAsia="Times New Roman" w:hAnsi="Times New Roman"/>
          <w:szCs w:val="24"/>
        </w:rPr>
        <w:t>‘</w:t>
      </w:r>
      <w:r>
        <w:rPr>
          <w:rFonts w:ascii="Times New Roman" w:eastAsia="Times New Roman" w:hAnsi="Times New Roman"/>
          <w:szCs w:val="24"/>
        </w:rPr>
        <w:t>Burning questions: America’s fight with nature’s fire</w:t>
      </w:r>
      <w:r w:rsidR="003C7437">
        <w:rPr>
          <w:rFonts w:ascii="Times New Roman" w:eastAsia="Times New Roman" w:hAnsi="Times New Roman"/>
          <w:szCs w:val="24"/>
        </w:rPr>
        <w:t>’</w:t>
      </w:r>
      <w:r>
        <w:rPr>
          <w:rFonts w:ascii="Times New Roman" w:eastAsia="Times New Roman" w:hAnsi="Times New Roman"/>
          <w:szCs w:val="24"/>
        </w:rPr>
        <w:t xml:space="preserve">. </w:t>
      </w:r>
      <w:r w:rsidR="00967B54">
        <w:rPr>
          <w:rFonts w:ascii="Times New Roman" w:eastAsia="Times New Roman" w:hAnsi="Times New Roman"/>
          <w:szCs w:val="24"/>
        </w:rPr>
        <w:t>(</w:t>
      </w:r>
      <w:proofErr w:type="spellStart"/>
      <w:r w:rsidR="003C7437">
        <w:rPr>
          <w:rFonts w:ascii="Times New Roman" w:eastAsia="Times New Roman" w:hAnsi="Times New Roman"/>
          <w:szCs w:val="24"/>
        </w:rPr>
        <w:t>Praeger</w:t>
      </w:r>
      <w:proofErr w:type="spellEnd"/>
      <w:r w:rsidR="003C7437">
        <w:rPr>
          <w:rFonts w:ascii="Times New Roman" w:eastAsia="Times New Roman" w:hAnsi="Times New Roman"/>
          <w:szCs w:val="24"/>
        </w:rPr>
        <w:t xml:space="preserve"> Publishers: </w:t>
      </w:r>
      <w:r>
        <w:rPr>
          <w:rFonts w:ascii="Times New Roman" w:eastAsia="Times New Roman" w:hAnsi="Times New Roman"/>
          <w:szCs w:val="24"/>
        </w:rPr>
        <w:t>Westport, CN</w:t>
      </w:r>
      <w:r w:rsidR="003C7437">
        <w:rPr>
          <w:rFonts w:ascii="Times New Roman" w:eastAsia="Times New Roman" w:hAnsi="Times New Roman"/>
          <w:szCs w:val="24"/>
        </w:rPr>
        <w:t>)</w:t>
      </w:r>
    </w:p>
    <w:p w:rsidR="005E540D" w:rsidRDefault="00CA36E3" w:rsidP="009A4E6C">
      <w:pPr>
        <w:widowControl w:val="0"/>
        <w:autoSpaceDE w:val="0"/>
        <w:autoSpaceDN w:val="0"/>
        <w:adjustRightInd w:val="0"/>
        <w:spacing w:line="480" w:lineRule="auto"/>
        <w:ind w:left="720" w:hangingChars="300" w:hanging="720"/>
        <w:rPr>
          <w:rFonts w:ascii="Times New Roman" w:eastAsia="Times New Roman" w:hAnsi="Times New Roman"/>
          <w:szCs w:val="24"/>
        </w:rPr>
      </w:pPr>
      <w:r>
        <w:rPr>
          <w:rFonts w:ascii="Times New Roman" w:eastAsia="Times New Roman" w:hAnsi="Times New Roman"/>
          <w:szCs w:val="24"/>
        </w:rPr>
        <w:t>COFMS [</w:t>
      </w:r>
      <w:r w:rsidR="005E540D">
        <w:rPr>
          <w:rFonts w:ascii="Times New Roman" w:eastAsia="Times New Roman" w:hAnsi="Times New Roman"/>
          <w:szCs w:val="24"/>
        </w:rPr>
        <w:t xml:space="preserve">Central Oregon Fire Management </w:t>
      </w:r>
      <w:r>
        <w:rPr>
          <w:rFonts w:ascii="Times New Roman" w:eastAsia="Times New Roman" w:hAnsi="Times New Roman"/>
          <w:szCs w:val="24"/>
        </w:rPr>
        <w:t>Service]</w:t>
      </w:r>
      <w:r w:rsidR="005E540D">
        <w:rPr>
          <w:rFonts w:ascii="Times New Roman" w:eastAsia="Times New Roman" w:hAnsi="Times New Roman"/>
          <w:szCs w:val="24"/>
        </w:rPr>
        <w:t xml:space="preserve"> </w:t>
      </w:r>
      <w:r>
        <w:rPr>
          <w:rFonts w:ascii="Times New Roman" w:eastAsia="Times New Roman" w:hAnsi="Times New Roman"/>
          <w:szCs w:val="24"/>
        </w:rPr>
        <w:t>(</w:t>
      </w:r>
      <w:r w:rsidR="005E540D">
        <w:rPr>
          <w:rFonts w:ascii="Times New Roman" w:eastAsia="Times New Roman" w:hAnsi="Times New Roman"/>
          <w:szCs w:val="24"/>
        </w:rPr>
        <w:t>2009</w:t>
      </w:r>
      <w:r>
        <w:rPr>
          <w:rFonts w:ascii="Times New Roman" w:eastAsia="Times New Roman" w:hAnsi="Times New Roman"/>
          <w:szCs w:val="24"/>
        </w:rPr>
        <w:t>)</w:t>
      </w:r>
      <w:r w:rsidR="005E540D">
        <w:rPr>
          <w:rFonts w:ascii="Times New Roman" w:eastAsia="Times New Roman" w:hAnsi="Times New Roman"/>
          <w:szCs w:val="24"/>
        </w:rPr>
        <w:t xml:space="preserve"> </w:t>
      </w:r>
      <w:r w:rsidR="00905F7F">
        <w:rPr>
          <w:rFonts w:ascii="Times New Roman" w:eastAsia="Times New Roman" w:hAnsi="Times New Roman"/>
          <w:szCs w:val="24"/>
        </w:rPr>
        <w:t>‘</w:t>
      </w:r>
      <w:r w:rsidR="005E540D">
        <w:rPr>
          <w:rFonts w:ascii="Times New Roman" w:eastAsia="Times New Roman" w:hAnsi="Times New Roman"/>
          <w:szCs w:val="24"/>
        </w:rPr>
        <w:t xml:space="preserve">Central Oregon </w:t>
      </w:r>
      <w:r>
        <w:rPr>
          <w:rFonts w:ascii="Times New Roman" w:eastAsia="Times New Roman" w:hAnsi="Times New Roman"/>
          <w:szCs w:val="24"/>
        </w:rPr>
        <w:t>f</w:t>
      </w:r>
      <w:r w:rsidR="005E540D">
        <w:rPr>
          <w:rFonts w:ascii="Times New Roman" w:eastAsia="Times New Roman" w:hAnsi="Times New Roman"/>
          <w:szCs w:val="24"/>
        </w:rPr>
        <w:t xml:space="preserve">ire </w:t>
      </w:r>
      <w:r>
        <w:rPr>
          <w:rFonts w:ascii="Times New Roman" w:eastAsia="Times New Roman" w:hAnsi="Times New Roman"/>
          <w:szCs w:val="24"/>
        </w:rPr>
        <w:t>m</w:t>
      </w:r>
      <w:r w:rsidR="005E540D">
        <w:rPr>
          <w:rFonts w:ascii="Times New Roman" w:eastAsia="Times New Roman" w:hAnsi="Times New Roman"/>
          <w:szCs w:val="24"/>
        </w:rPr>
        <w:t xml:space="preserve">anagement </w:t>
      </w:r>
      <w:r>
        <w:rPr>
          <w:rFonts w:ascii="Times New Roman" w:eastAsia="Times New Roman" w:hAnsi="Times New Roman"/>
          <w:szCs w:val="24"/>
        </w:rPr>
        <w:t>Plan’. USDA Forest Service, Deschutes National Forest (Bend, OR)</w:t>
      </w:r>
      <w:r w:rsidR="00B11B51">
        <w:rPr>
          <w:rFonts w:ascii="Times New Roman" w:eastAsia="Times New Roman" w:hAnsi="Times New Roman"/>
          <w:szCs w:val="24"/>
        </w:rPr>
        <w:t xml:space="preserve">  </w:t>
      </w:r>
    </w:p>
    <w:p w:rsidR="008B5AA0" w:rsidRPr="00837AC7" w:rsidRDefault="008B5AA0" w:rsidP="009A4E6C">
      <w:pPr>
        <w:pStyle w:val="ThesisReferences"/>
        <w:spacing w:after="0" w:line="480" w:lineRule="auto"/>
        <w:ind w:left="720" w:hangingChars="300" w:hanging="720"/>
        <w:rPr>
          <w:rFonts w:ascii="Times New Roman" w:hAnsi="Times New Roman"/>
        </w:rPr>
      </w:pPr>
      <w:r w:rsidRPr="00837AC7">
        <w:rPr>
          <w:rFonts w:ascii="Times New Roman" w:hAnsi="Times New Roman"/>
        </w:rPr>
        <w:t>Dixon GE (</w:t>
      </w:r>
      <w:r w:rsidR="003C7437">
        <w:rPr>
          <w:rFonts w:ascii="Times New Roman" w:hAnsi="Times New Roman"/>
        </w:rPr>
        <w:t>comp</w:t>
      </w:r>
      <w:r w:rsidRPr="00837AC7">
        <w:rPr>
          <w:rFonts w:ascii="Times New Roman" w:hAnsi="Times New Roman"/>
        </w:rPr>
        <w:t xml:space="preserve">.) </w:t>
      </w:r>
      <w:r w:rsidR="003A3F2B">
        <w:rPr>
          <w:rFonts w:ascii="Times New Roman" w:hAnsi="Times New Roman"/>
        </w:rPr>
        <w:t>(20</w:t>
      </w:r>
      <w:r w:rsidRPr="00837AC7">
        <w:rPr>
          <w:rFonts w:ascii="Times New Roman" w:hAnsi="Times New Roman"/>
        </w:rPr>
        <w:t>0</w:t>
      </w:r>
      <w:r w:rsidR="003A3F2B">
        <w:rPr>
          <w:rFonts w:ascii="Times New Roman" w:hAnsi="Times New Roman"/>
        </w:rPr>
        <w:t>2)</w:t>
      </w:r>
      <w:r w:rsidRPr="00837AC7">
        <w:rPr>
          <w:rFonts w:ascii="Times New Roman" w:hAnsi="Times New Roman"/>
        </w:rPr>
        <w:t xml:space="preserve"> Essential FVS: A user’s guide to the Forest Vegetation Simulator. </w:t>
      </w:r>
      <w:proofErr w:type="gramStart"/>
      <w:r w:rsidR="005A29D1">
        <w:rPr>
          <w:rFonts w:ascii="Times New Roman" w:hAnsi="Times New Roman"/>
        </w:rPr>
        <w:t>USDA Forest Service</w:t>
      </w:r>
      <w:r w:rsidRPr="00837AC7">
        <w:rPr>
          <w:rFonts w:ascii="Times New Roman" w:hAnsi="Times New Roman"/>
        </w:rPr>
        <w:t>, Forest Management Service Center.</w:t>
      </w:r>
      <w:proofErr w:type="gramEnd"/>
      <w:r w:rsidRPr="00837AC7">
        <w:rPr>
          <w:rFonts w:ascii="Times New Roman" w:hAnsi="Times New Roman"/>
        </w:rPr>
        <w:t xml:space="preserve"> </w:t>
      </w:r>
      <w:r w:rsidR="003C7437">
        <w:rPr>
          <w:rFonts w:ascii="Times New Roman" w:hAnsi="Times New Roman"/>
        </w:rPr>
        <w:t>Internal Report (Fort Collins, CO)</w:t>
      </w:r>
    </w:p>
    <w:p w:rsidR="008B5AA0" w:rsidRPr="00837AC7" w:rsidRDefault="008B5AA0" w:rsidP="009A4E6C">
      <w:pPr>
        <w:pStyle w:val="ThesisReferences"/>
        <w:spacing w:after="0" w:line="480" w:lineRule="auto"/>
        <w:ind w:left="720" w:hangingChars="300" w:hanging="720"/>
        <w:rPr>
          <w:rFonts w:ascii="Times New Roman" w:hAnsi="Times New Roman"/>
        </w:rPr>
      </w:pPr>
      <w:proofErr w:type="spellStart"/>
      <w:r w:rsidRPr="00837AC7">
        <w:rPr>
          <w:rFonts w:ascii="Times New Roman" w:hAnsi="Times New Roman"/>
        </w:rPr>
        <w:t>Doane</w:t>
      </w:r>
      <w:proofErr w:type="spellEnd"/>
      <w:r w:rsidRPr="00837AC7">
        <w:rPr>
          <w:rFonts w:ascii="Times New Roman" w:hAnsi="Times New Roman"/>
        </w:rPr>
        <w:t xml:space="preserve"> D, </w:t>
      </w:r>
      <w:proofErr w:type="spellStart"/>
      <w:r w:rsidR="00E32B74">
        <w:rPr>
          <w:rFonts w:ascii="Times New Roman" w:hAnsi="Times New Roman"/>
        </w:rPr>
        <w:t>O’Laughlin</w:t>
      </w:r>
      <w:proofErr w:type="spellEnd"/>
      <w:r w:rsidR="00E32B74">
        <w:rPr>
          <w:rFonts w:ascii="Times New Roman" w:hAnsi="Times New Roman"/>
        </w:rPr>
        <w:t xml:space="preserve"> </w:t>
      </w:r>
      <w:r w:rsidRPr="00837AC7">
        <w:rPr>
          <w:rFonts w:ascii="Times New Roman" w:hAnsi="Times New Roman"/>
        </w:rPr>
        <w:t xml:space="preserve">J, </w:t>
      </w:r>
      <w:r w:rsidR="00E32B74">
        <w:rPr>
          <w:rFonts w:ascii="Times New Roman" w:hAnsi="Times New Roman"/>
        </w:rPr>
        <w:t xml:space="preserve">Morgan </w:t>
      </w:r>
      <w:r w:rsidRPr="00837AC7">
        <w:rPr>
          <w:rFonts w:ascii="Times New Roman" w:hAnsi="Times New Roman"/>
        </w:rPr>
        <w:t>P,</w:t>
      </w:r>
      <w:r w:rsidR="00273F2D">
        <w:rPr>
          <w:rFonts w:ascii="Times New Roman" w:hAnsi="Times New Roman"/>
        </w:rPr>
        <w:t xml:space="preserve"> </w:t>
      </w:r>
      <w:r w:rsidR="00E32B74">
        <w:rPr>
          <w:rFonts w:ascii="Times New Roman" w:hAnsi="Times New Roman"/>
        </w:rPr>
        <w:t xml:space="preserve">Miller </w:t>
      </w:r>
      <w:r w:rsidRPr="00837AC7">
        <w:rPr>
          <w:rFonts w:ascii="Times New Roman" w:hAnsi="Times New Roman"/>
        </w:rPr>
        <w:t>C</w:t>
      </w:r>
      <w:r w:rsidR="00E32B74">
        <w:rPr>
          <w:rFonts w:ascii="Times New Roman" w:hAnsi="Times New Roman"/>
        </w:rPr>
        <w:t xml:space="preserve"> </w:t>
      </w:r>
      <w:r w:rsidR="003A3F2B">
        <w:rPr>
          <w:rFonts w:ascii="Times New Roman" w:hAnsi="Times New Roman"/>
        </w:rPr>
        <w:t>(20</w:t>
      </w:r>
      <w:r w:rsidR="00E32B74">
        <w:rPr>
          <w:rFonts w:ascii="Times New Roman" w:hAnsi="Times New Roman"/>
        </w:rPr>
        <w:t>0</w:t>
      </w:r>
      <w:r w:rsidR="003A3F2B">
        <w:rPr>
          <w:rFonts w:ascii="Times New Roman" w:hAnsi="Times New Roman"/>
        </w:rPr>
        <w:t>6)</w:t>
      </w:r>
      <w:r w:rsidRPr="00837AC7">
        <w:rPr>
          <w:rFonts w:ascii="Times New Roman" w:hAnsi="Times New Roman"/>
        </w:rPr>
        <w:t xml:space="preserve"> Barriers to wildland fire use: A preliminary problem analysis. </w:t>
      </w:r>
      <w:r w:rsidRPr="008900E8">
        <w:rPr>
          <w:rFonts w:ascii="Times New Roman" w:hAnsi="Times New Roman"/>
          <w:i/>
        </w:rPr>
        <w:t>International Journal of Wilderness</w:t>
      </w:r>
      <w:r w:rsidRPr="00837AC7">
        <w:rPr>
          <w:rFonts w:ascii="Times New Roman" w:hAnsi="Times New Roman"/>
        </w:rPr>
        <w:t xml:space="preserve"> </w:t>
      </w:r>
      <w:r w:rsidRPr="005A29D1">
        <w:rPr>
          <w:rFonts w:ascii="Times New Roman" w:hAnsi="Times New Roman"/>
          <w:b/>
        </w:rPr>
        <w:t>12</w:t>
      </w:r>
      <w:r w:rsidR="005A29D1">
        <w:rPr>
          <w:rFonts w:ascii="Times New Roman" w:hAnsi="Times New Roman"/>
        </w:rPr>
        <w:t>,</w:t>
      </w:r>
      <w:r w:rsidRPr="00837AC7">
        <w:rPr>
          <w:rFonts w:ascii="Times New Roman" w:hAnsi="Times New Roman"/>
        </w:rPr>
        <w:t xml:space="preserve"> 36-38.</w:t>
      </w:r>
    </w:p>
    <w:p w:rsidR="008B5AA0" w:rsidRPr="00837AC7" w:rsidRDefault="008B5AA0" w:rsidP="009A4E6C">
      <w:pPr>
        <w:pStyle w:val="ThesisReferences"/>
        <w:spacing w:after="0" w:line="480" w:lineRule="auto"/>
        <w:ind w:left="720" w:hangingChars="300" w:hanging="720"/>
        <w:rPr>
          <w:rFonts w:ascii="Times New Roman" w:hAnsi="Times New Roman"/>
        </w:rPr>
      </w:pPr>
      <w:r w:rsidRPr="00837AC7">
        <w:rPr>
          <w:rFonts w:ascii="Times New Roman" w:hAnsi="Times New Roman"/>
        </w:rPr>
        <w:t>Donovan GH</w:t>
      </w:r>
      <w:r w:rsidR="00ED1797">
        <w:rPr>
          <w:rFonts w:ascii="Times New Roman" w:hAnsi="Times New Roman"/>
        </w:rPr>
        <w:t>,</w:t>
      </w:r>
      <w:r w:rsidR="00273F2D">
        <w:rPr>
          <w:rFonts w:ascii="Times New Roman" w:hAnsi="Times New Roman"/>
        </w:rPr>
        <w:t xml:space="preserve"> </w:t>
      </w:r>
      <w:r w:rsidR="00E32B74">
        <w:rPr>
          <w:rFonts w:ascii="Times New Roman" w:hAnsi="Times New Roman"/>
        </w:rPr>
        <w:t xml:space="preserve">Brown </w:t>
      </w:r>
      <w:r w:rsidRPr="00837AC7">
        <w:rPr>
          <w:rFonts w:ascii="Times New Roman" w:hAnsi="Times New Roman"/>
        </w:rPr>
        <w:t xml:space="preserve">TC </w:t>
      </w:r>
      <w:r w:rsidR="003A3F2B">
        <w:rPr>
          <w:rFonts w:ascii="Times New Roman" w:hAnsi="Times New Roman"/>
        </w:rPr>
        <w:t>(20</w:t>
      </w:r>
      <w:r w:rsidRPr="00837AC7">
        <w:rPr>
          <w:rFonts w:ascii="Times New Roman" w:hAnsi="Times New Roman"/>
        </w:rPr>
        <w:t>0</w:t>
      </w:r>
      <w:r w:rsidR="003A3F2B">
        <w:rPr>
          <w:rFonts w:ascii="Times New Roman" w:hAnsi="Times New Roman"/>
        </w:rPr>
        <w:t>5)</w:t>
      </w:r>
      <w:r w:rsidRPr="00837AC7">
        <w:rPr>
          <w:rFonts w:ascii="Times New Roman" w:hAnsi="Times New Roman"/>
        </w:rPr>
        <w:t xml:space="preserve"> </w:t>
      </w:r>
      <w:proofErr w:type="gramStart"/>
      <w:r w:rsidRPr="00837AC7">
        <w:rPr>
          <w:rFonts w:ascii="Times New Roman" w:hAnsi="Times New Roman"/>
        </w:rPr>
        <w:t>An</w:t>
      </w:r>
      <w:proofErr w:type="gramEnd"/>
      <w:r w:rsidRPr="00837AC7">
        <w:rPr>
          <w:rFonts w:ascii="Times New Roman" w:hAnsi="Times New Roman"/>
        </w:rPr>
        <w:t xml:space="preserve"> alternative incentive structure for wildfire management on National Forest land. </w:t>
      </w:r>
      <w:r w:rsidRPr="00837AC7">
        <w:rPr>
          <w:rFonts w:ascii="Times New Roman" w:hAnsi="Times New Roman"/>
          <w:i/>
        </w:rPr>
        <w:t>Forest Science</w:t>
      </w:r>
      <w:r w:rsidRPr="00837AC7">
        <w:rPr>
          <w:rFonts w:ascii="Times New Roman" w:hAnsi="Times New Roman"/>
        </w:rPr>
        <w:t xml:space="preserve"> </w:t>
      </w:r>
      <w:r w:rsidRPr="005A29D1">
        <w:rPr>
          <w:rFonts w:ascii="Times New Roman" w:hAnsi="Times New Roman"/>
          <w:b/>
        </w:rPr>
        <w:t>51</w:t>
      </w:r>
      <w:r w:rsidR="005A29D1">
        <w:rPr>
          <w:rFonts w:ascii="Times New Roman" w:hAnsi="Times New Roman"/>
        </w:rPr>
        <w:t>,</w:t>
      </w:r>
      <w:r w:rsidRPr="00837AC7">
        <w:rPr>
          <w:rFonts w:ascii="Times New Roman" w:hAnsi="Times New Roman"/>
        </w:rPr>
        <w:t xml:space="preserve"> 387-395.</w:t>
      </w:r>
    </w:p>
    <w:p w:rsidR="008B5AA0" w:rsidRPr="00837AC7" w:rsidRDefault="008B5AA0" w:rsidP="009A4E6C">
      <w:pPr>
        <w:pStyle w:val="ThesisReferences"/>
        <w:spacing w:after="0" w:line="480" w:lineRule="auto"/>
        <w:ind w:left="720" w:hangingChars="300" w:hanging="720"/>
        <w:rPr>
          <w:rFonts w:ascii="Times New Roman" w:hAnsi="Times New Roman"/>
        </w:rPr>
      </w:pPr>
      <w:r w:rsidRPr="00837AC7">
        <w:rPr>
          <w:rFonts w:ascii="Times New Roman" w:hAnsi="Times New Roman"/>
        </w:rPr>
        <w:t>Donovan GH</w:t>
      </w:r>
      <w:r w:rsidR="00ED1797">
        <w:rPr>
          <w:rFonts w:ascii="Times New Roman" w:hAnsi="Times New Roman"/>
        </w:rPr>
        <w:t>,</w:t>
      </w:r>
      <w:r w:rsidR="00273F2D">
        <w:rPr>
          <w:rFonts w:ascii="Times New Roman" w:hAnsi="Times New Roman"/>
        </w:rPr>
        <w:t xml:space="preserve"> </w:t>
      </w:r>
      <w:r w:rsidR="00E32B74">
        <w:rPr>
          <w:rFonts w:ascii="Times New Roman" w:hAnsi="Times New Roman"/>
        </w:rPr>
        <w:t xml:space="preserve">Brown </w:t>
      </w:r>
      <w:r w:rsidRPr="00837AC7">
        <w:rPr>
          <w:rFonts w:ascii="Times New Roman" w:hAnsi="Times New Roman"/>
        </w:rPr>
        <w:t xml:space="preserve">TC </w:t>
      </w:r>
      <w:r w:rsidR="003A3F2B">
        <w:rPr>
          <w:rFonts w:ascii="Times New Roman" w:hAnsi="Times New Roman"/>
        </w:rPr>
        <w:t>(20</w:t>
      </w:r>
      <w:r w:rsidRPr="00837AC7">
        <w:rPr>
          <w:rFonts w:ascii="Times New Roman" w:hAnsi="Times New Roman"/>
        </w:rPr>
        <w:t>0</w:t>
      </w:r>
      <w:r w:rsidR="003A3F2B">
        <w:rPr>
          <w:rFonts w:ascii="Times New Roman" w:hAnsi="Times New Roman"/>
        </w:rPr>
        <w:t>7)</w:t>
      </w:r>
      <w:r w:rsidRPr="00837AC7">
        <w:rPr>
          <w:rFonts w:ascii="Times New Roman" w:hAnsi="Times New Roman"/>
        </w:rPr>
        <w:t xml:space="preserve"> </w:t>
      </w:r>
      <w:proofErr w:type="gramStart"/>
      <w:r w:rsidRPr="00837AC7">
        <w:rPr>
          <w:rFonts w:ascii="Times New Roman" w:hAnsi="Times New Roman"/>
        </w:rPr>
        <w:t>Be</w:t>
      </w:r>
      <w:proofErr w:type="gramEnd"/>
      <w:r w:rsidRPr="00837AC7">
        <w:rPr>
          <w:rFonts w:ascii="Times New Roman" w:hAnsi="Times New Roman"/>
        </w:rPr>
        <w:t xml:space="preserve"> careful what you wish for: the legacy of Smokey Bear. </w:t>
      </w:r>
      <w:r w:rsidRPr="00837AC7">
        <w:rPr>
          <w:rFonts w:ascii="Times New Roman" w:hAnsi="Times New Roman"/>
          <w:i/>
        </w:rPr>
        <w:t xml:space="preserve">Frontiers in Ecology and the Environment </w:t>
      </w:r>
      <w:r w:rsidRPr="005A29D1">
        <w:rPr>
          <w:rFonts w:ascii="Times New Roman" w:hAnsi="Times New Roman"/>
          <w:b/>
        </w:rPr>
        <w:t>5</w:t>
      </w:r>
      <w:r w:rsidR="00F15EEE">
        <w:rPr>
          <w:rFonts w:ascii="Times New Roman" w:hAnsi="Times New Roman"/>
        </w:rPr>
        <w:t>(2)</w:t>
      </w:r>
      <w:r w:rsidR="005A29D1">
        <w:rPr>
          <w:rFonts w:ascii="Times New Roman" w:hAnsi="Times New Roman"/>
        </w:rPr>
        <w:t>,</w:t>
      </w:r>
      <w:r w:rsidRPr="00837AC7">
        <w:rPr>
          <w:rFonts w:ascii="Times New Roman" w:hAnsi="Times New Roman"/>
        </w:rPr>
        <w:t xml:space="preserve"> 73-79.</w:t>
      </w:r>
    </w:p>
    <w:p w:rsidR="008B5AA0" w:rsidRPr="003C7437" w:rsidRDefault="008B5AA0" w:rsidP="003C7437">
      <w:pPr>
        <w:pStyle w:val="ThesisReferences"/>
        <w:spacing w:after="0" w:line="480" w:lineRule="auto"/>
        <w:ind w:left="720" w:hangingChars="300" w:hanging="720"/>
        <w:rPr>
          <w:rFonts w:ascii="Times New Roman" w:hAnsi="Times New Roman"/>
        </w:rPr>
      </w:pPr>
      <w:proofErr w:type="spellStart"/>
      <w:r w:rsidRPr="00837AC7">
        <w:rPr>
          <w:rFonts w:ascii="Times New Roman" w:hAnsi="Times New Roman"/>
        </w:rPr>
        <w:t>Emmingham</w:t>
      </w:r>
      <w:proofErr w:type="spellEnd"/>
      <w:r w:rsidRPr="00837AC7">
        <w:rPr>
          <w:rFonts w:ascii="Times New Roman" w:hAnsi="Times New Roman"/>
        </w:rPr>
        <w:t xml:space="preserve"> WH, </w:t>
      </w:r>
      <w:proofErr w:type="spellStart"/>
      <w:r w:rsidR="00E32B74">
        <w:rPr>
          <w:rFonts w:ascii="Times New Roman" w:hAnsi="Times New Roman"/>
        </w:rPr>
        <w:t>Oester</w:t>
      </w:r>
      <w:proofErr w:type="spellEnd"/>
      <w:r w:rsidR="00E32B74">
        <w:rPr>
          <w:rFonts w:ascii="Times New Roman" w:hAnsi="Times New Roman"/>
        </w:rPr>
        <w:t xml:space="preserve"> </w:t>
      </w:r>
      <w:r w:rsidRPr="00837AC7">
        <w:rPr>
          <w:rFonts w:ascii="Times New Roman" w:hAnsi="Times New Roman"/>
        </w:rPr>
        <w:t xml:space="preserve">PT, </w:t>
      </w:r>
      <w:r w:rsidR="00E32B74">
        <w:rPr>
          <w:rFonts w:ascii="Times New Roman" w:hAnsi="Times New Roman"/>
        </w:rPr>
        <w:t xml:space="preserve">Fitzgerald </w:t>
      </w:r>
      <w:r w:rsidRPr="00837AC7">
        <w:rPr>
          <w:rFonts w:ascii="Times New Roman" w:hAnsi="Times New Roman"/>
        </w:rPr>
        <w:t xml:space="preserve">SA, </w:t>
      </w:r>
      <w:proofErr w:type="spellStart"/>
      <w:r w:rsidR="00E32B74">
        <w:rPr>
          <w:rFonts w:ascii="Times New Roman" w:hAnsi="Times New Roman"/>
        </w:rPr>
        <w:t>Filip</w:t>
      </w:r>
      <w:proofErr w:type="spellEnd"/>
      <w:r w:rsidR="00E32B74">
        <w:rPr>
          <w:rFonts w:ascii="Times New Roman" w:hAnsi="Times New Roman"/>
        </w:rPr>
        <w:t xml:space="preserve"> </w:t>
      </w:r>
      <w:r w:rsidRPr="00837AC7">
        <w:rPr>
          <w:rFonts w:ascii="Times New Roman" w:hAnsi="Times New Roman"/>
        </w:rPr>
        <w:t>GM,</w:t>
      </w:r>
      <w:r w:rsidR="00273F2D">
        <w:rPr>
          <w:rFonts w:ascii="Times New Roman" w:hAnsi="Times New Roman"/>
        </w:rPr>
        <w:t xml:space="preserve"> </w:t>
      </w:r>
      <w:r w:rsidR="00E32B74">
        <w:rPr>
          <w:rFonts w:ascii="Times New Roman" w:hAnsi="Times New Roman"/>
        </w:rPr>
        <w:t xml:space="preserve">Edge </w:t>
      </w:r>
      <w:r w:rsidRPr="00837AC7">
        <w:rPr>
          <w:rFonts w:ascii="Times New Roman" w:hAnsi="Times New Roman"/>
        </w:rPr>
        <w:t xml:space="preserve">WD </w:t>
      </w:r>
      <w:r w:rsidR="003A3F2B">
        <w:rPr>
          <w:rFonts w:ascii="Times New Roman" w:hAnsi="Times New Roman"/>
        </w:rPr>
        <w:t>(20</w:t>
      </w:r>
      <w:r w:rsidRPr="00837AC7">
        <w:rPr>
          <w:rFonts w:ascii="Times New Roman" w:hAnsi="Times New Roman"/>
        </w:rPr>
        <w:t>0</w:t>
      </w:r>
      <w:r w:rsidR="003A3F2B">
        <w:rPr>
          <w:rFonts w:ascii="Times New Roman" w:hAnsi="Times New Roman"/>
        </w:rPr>
        <w:t>5)</w:t>
      </w:r>
      <w:r w:rsidRPr="00837AC7">
        <w:rPr>
          <w:rFonts w:ascii="Times New Roman" w:hAnsi="Times New Roman"/>
        </w:rPr>
        <w:t xml:space="preserve"> Ecology and management of Eastern Oregon forests: A comprehensive manual for forest </w:t>
      </w:r>
      <w:r w:rsidRPr="003C7437">
        <w:rPr>
          <w:rFonts w:ascii="Times New Roman" w:hAnsi="Times New Roman"/>
        </w:rPr>
        <w:t xml:space="preserve">managers. </w:t>
      </w:r>
      <w:proofErr w:type="gramStart"/>
      <w:r w:rsidRPr="003C7437">
        <w:rPr>
          <w:rFonts w:ascii="Times New Roman" w:hAnsi="Times New Roman"/>
        </w:rPr>
        <w:t>Oregon State University Extension Services</w:t>
      </w:r>
      <w:r w:rsidR="003C7437" w:rsidRPr="003C7437">
        <w:rPr>
          <w:rFonts w:ascii="Times New Roman" w:hAnsi="Times New Roman"/>
        </w:rPr>
        <w:t xml:space="preserve"> Manual 12</w:t>
      </w:r>
      <w:r w:rsidRPr="003C7437">
        <w:rPr>
          <w:rFonts w:ascii="Times New Roman" w:hAnsi="Times New Roman"/>
        </w:rPr>
        <w:t>.</w:t>
      </w:r>
      <w:proofErr w:type="gramEnd"/>
      <w:r w:rsidRPr="003C7437">
        <w:rPr>
          <w:rFonts w:ascii="Times New Roman" w:hAnsi="Times New Roman"/>
        </w:rPr>
        <w:t xml:space="preserve"> </w:t>
      </w:r>
      <w:r w:rsidR="003C7437" w:rsidRPr="003C7437">
        <w:rPr>
          <w:rFonts w:ascii="Times New Roman" w:hAnsi="Times New Roman"/>
        </w:rPr>
        <w:t>(Corvallis, OR)</w:t>
      </w:r>
    </w:p>
    <w:p w:rsidR="003C7437" w:rsidRPr="003C7437" w:rsidRDefault="003C7437" w:rsidP="003C7437">
      <w:pPr>
        <w:spacing w:line="480" w:lineRule="auto"/>
        <w:ind w:left="720" w:hanging="720"/>
        <w:rPr>
          <w:rFonts w:ascii="Times New Roman" w:hAnsi="Times New Roman"/>
          <w:color w:val="1F497D"/>
          <w:szCs w:val="24"/>
        </w:rPr>
      </w:pPr>
      <w:r w:rsidRPr="003C7437">
        <w:rPr>
          <w:rFonts w:ascii="Times New Roman" w:hAnsi="Times New Roman"/>
          <w:szCs w:val="24"/>
        </w:rPr>
        <w:t xml:space="preserve">ESRI </w:t>
      </w:r>
      <w:r w:rsidR="003B1BDC">
        <w:rPr>
          <w:rFonts w:ascii="Times New Roman" w:hAnsi="Times New Roman"/>
          <w:szCs w:val="24"/>
        </w:rPr>
        <w:t>(2011)</w:t>
      </w:r>
      <w:r w:rsidRPr="003C7437">
        <w:rPr>
          <w:rFonts w:ascii="Times New Roman" w:hAnsi="Times New Roman"/>
          <w:szCs w:val="24"/>
        </w:rPr>
        <w:t xml:space="preserve"> </w:t>
      </w:r>
      <w:r w:rsidR="003B1BDC">
        <w:rPr>
          <w:rFonts w:ascii="Times New Roman" w:hAnsi="Times New Roman"/>
          <w:szCs w:val="24"/>
        </w:rPr>
        <w:t>‘ArcGIS Desktop: Release 10.0’.</w:t>
      </w:r>
      <w:r w:rsidRPr="003C7437">
        <w:rPr>
          <w:rFonts w:ascii="Times New Roman" w:hAnsi="Times New Roman"/>
          <w:szCs w:val="24"/>
        </w:rPr>
        <w:t xml:space="preserve"> </w:t>
      </w:r>
      <w:r w:rsidR="003B1BDC">
        <w:rPr>
          <w:rFonts w:ascii="Times New Roman" w:hAnsi="Times New Roman"/>
          <w:szCs w:val="24"/>
        </w:rPr>
        <w:t>(</w:t>
      </w:r>
      <w:r w:rsidRPr="003C7437">
        <w:rPr>
          <w:rFonts w:ascii="Times New Roman" w:hAnsi="Times New Roman"/>
          <w:szCs w:val="24"/>
        </w:rPr>
        <w:t>Environmental Systems Research Ins</w:t>
      </w:r>
      <w:r w:rsidR="003B1BDC">
        <w:rPr>
          <w:rFonts w:ascii="Times New Roman" w:hAnsi="Times New Roman"/>
          <w:szCs w:val="24"/>
        </w:rPr>
        <w:t>titute: Redlands, CA)</w:t>
      </w:r>
    </w:p>
    <w:p w:rsidR="008B5AA0" w:rsidRDefault="008B5AA0" w:rsidP="009A4E6C">
      <w:pPr>
        <w:pStyle w:val="ThesisReferences"/>
        <w:spacing w:after="0" w:line="480" w:lineRule="auto"/>
        <w:ind w:left="720" w:hangingChars="300" w:hanging="720"/>
        <w:rPr>
          <w:rFonts w:ascii="Times New Roman" w:hAnsi="Times New Roman"/>
        </w:rPr>
      </w:pPr>
      <w:r w:rsidRPr="00837AC7">
        <w:rPr>
          <w:rFonts w:ascii="Times New Roman" w:hAnsi="Times New Roman"/>
        </w:rPr>
        <w:t xml:space="preserve">Everett RL, </w:t>
      </w:r>
      <w:proofErr w:type="spellStart"/>
      <w:r w:rsidR="00E32B74">
        <w:rPr>
          <w:rFonts w:ascii="Times New Roman" w:hAnsi="Times New Roman"/>
        </w:rPr>
        <w:t>Schellhaas</w:t>
      </w:r>
      <w:proofErr w:type="spellEnd"/>
      <w:r w:rsidR="00E32B74">
        <w:rPr>
          <w:rFonts w:ascii="Times New Roman" w:hAnsi="Times New Roman"/>
        </w:rPr>
        <w:t xml:space="preserve"> </w:t>
      </w:r>
      <w:r w:rsidRPr="00837AC7">
        <w:rPr>
          <w:rFonts w:ascii="Times New Roman" w:hAnsi="Times New Roman"/>
        </w:rPr>
        <w:t xml:space="preserve">R, </w:t>
      </w:r>
      <w:proofErr w:type="spellStart"/>
      <w:r w:rsidR="00E32B74">
        <w:rPr>
          <w:rFonts w:ascii="Times New Roman" w:hAnsi="Times New Roman"/>
        </w:rPr>
        <w:t>Keenum</w:t>
      </w:r>
      <w:proofErr w:type="spellEnd"/>
      <w:r w:rsidR="00E32B74">
        <w:rPr>
          <w:rFonts w:ascii="Times New Roman" w:hAnsi="Times New Roman"/>
        </w:rPr>
        <w:t xml:space="preserve"> </w:t>
      </w:r>
      <w:r w:rsidRPr="00837AC7">
        <w:rPr>
          <w:rFonts w:ascii="Times New Roman" w:hAnsi="Times New Roman"/>
        </w:rPr>
        <w:t xml:space="preserve">D, </w:t>
      </w:r>
      <w:proofErr w:type="spellStart"/>
      <w:r w:rsidR="00E32B74">
        <w:rPr>
          <w:rFonts w:ascii="Times New Roman" w:hAnsi="Times New Roman"/>
        </w:rPr>
        <w:t>Spurbeck</w:t>
      </w:r>
      <w:proofErr w:type="spellEnd"/>
      <w:r w:rsidR="00E32B74">
        <w:rPr>
          <w:rFonts w:ascii="Times New Roman" w:hAnsi="Times New Roman"/>
        </w:rPr>
        <w:t xml:space="preserve"> </w:t>
      </w:r>
      <w:r w:rsidRPr="00837AC7">
        <w:rPr>
          <w:rFonts w:ascii="Times New Roman" w:hAnsi="Times New Roman"/>
        </w:rPr>
        <w:t>D,</w:t>
      </w:r>
      <w:r w:rsidR="00273F2D">
        <w:rPr>
          <w:rFonts w:ascii="Times New Roman" w:hAnsi="Times New Roman"/>
        </w:rPr>
        <w:t xml:space="preserve"> </w:t>
      </w:r>
      <w:proofErr w:type="spellStart"/>
      <w:r w:rsidR="00E32B74">
        <w:rPr>
          <w:rFonts w:ascii="Times New Roman" w:hAnsi="Times New Roman"/>
        </w:rPr>
        <w:t>Ohlson</w:t>
      </w:r>
      <w:proofErr w:type="spellEnd"/>
      <w:r w:rsidR="00E32B74">
        <w:rPr>
          <w:rFonts w:ascii="Times New Roman" w:hAnsi="Times New Roman"/>
        </w:rPr>
        <w:t xml:space="preserve"> </w:t>
      </w:r>
      <w:r w:rsidRPr="00837AC7">
        <w:rPr>
          <w:rFonts w:ascii="Times New Roman" w:hAnsi="Times New Roman"/>
        </w:rPr>
        <w:t xml:space="preserve">P </w:t>
      </w:r>
      <w:r w:rsidR="003A3F2B">
        <w:rPr>
          <w:rFonts w:ascii="Times New Roman" w:hAnsi="Times New Roman"/>
        </w:rPr>
        <w:t>(20</w:t>
      </w:r>
      <w:r w:rsidRPr="00837AC7">
        <w:rPr>
          <w:rFonts w:ascii="Times New Roman" w:hAnsi="Times New Roman"/>
        </w:rPr>
        <w:t>0</w:t>
      </w:r>
      <w:r w:rsidR="003A3F2B">
        <w:rPr>
          <w:rFonts w:ascii="Times New Roman" w:hAnsi="Times New Roman"/>
        </w:rPr>
        <w:t>0)</w:t>
      </w:r>
      <w:r w:rsidRPr="00837AC7">
        <w:rPr>
          <w:rFonts w:ascii="Times New Roman" w:hAnsi="Times New Roman"/>
        </w:rPr>
        <w:t xml:space="preserve"> Fire history in the ponderosa pine/Douglas-fir forests on the east slope of the Washington Cascades. </w:t>
      </w:r>
      <w:r w:rsidRPr="00837AC7">
        <w:rPr>
          <w:rFonts w:ascii="Times New Roman" w:hAnsi="Times New Roman"/>
          <w:i/>
        </w:rPr>
        <w:t>Forest Ecology and Management</w:t>
      </w:r>
      <w:r w:rsidRPr="00837AC7">
        <w:rPr>
          <w:rFonts w:ascii="Times New Roman" w:hAnsi="Times New Roman"/>
        </w:rPr>
        <w:t xml:space="preserve"> </w:t>
      </w:r>
      <w:r w:rsidRPr="005A29D1">
        <w:rPr>
          <w:rFonts w:ascii="Times New Roman" w:hAnsi="Times New Roman"/>
          <w:b/>
        </w:rPr>
        <w:t>129</w:t>
      </w:r>
      <w:r w:rsidR="005A29D1">
        <w:rPr>
          <w:rFonts w:ascii="Times New Roman" w:hAnsi="Times New Roman"/>
        </w:rPr>
        <w:t>,</w:t>
      </w:r>
      <w:r w:rsidRPr="00837AC7">
        <w:rPr>
          <w:rFonts w:ascii="Times New Roman" w:hAnsi="Times New Roman"/>
        </w:rPr>
        <w:t xml:space="preserve"> 207-225.</w:t>
      </w:r>
    </w:p>
    <w:p w:rsidR="00AE65DE" w:rsidRPr="002E621F" w:rsidRDefault="00AE65DE" w:rsidP="009A4E6C">
      <w:pPr>
        <w:pStyle w:val="ThesisReferences"/>
        <w:spacing w:after="0" w:line="480" w:lineRule="auto"/>
        <w:ind w:left="720" w:hangingChars="300" w:hanging="720"/>
        <w:rPr>
          <w:rFonts w:ascii="Times New Roman" w:hAnsi="Times New Roman"/>
        </w:rPr>
      </w:pPr>
      <w:r>
        <w:rPr>
          <w:rFonts w:ascii="Times New Roman" w:hAnsi="Times New Roman"/>
        </w:rPr>
        <w:lastRenderedPageBreak/>
        <w:t xml:space="preserve">Finney MA, </w:t>
      </w:r>
      <w:r w:rsidR="002E621F">
        <w:rPr>
          <w:rFonts w:ascii="Times New Roman" w:hAnsi="Times New Roman"/>
        </w:rPr>
        <w:t>McHugh CW,</w:t>
      </w:r>
      <w:r w:rsidR="00273F2D">
        <w:rPr>
          <w:rFonts w:ascii="Times New Roman" w:hAnsi="Times New Roman"/>
        </w:rPr>
        <w:t xml:space="preserve"> </w:t>
      </w:r>
      <w:r w:rsidR="002E621F">
        <w:rPr>
          <w:rFonts w:ascii="Times New Roman" w:hAnsi="Times New Roman"/>
        </w:rPr>
        <w:t xml:space="preserve">Grenfell IC (2005) Stand-and landscape-level effects of prescribed burning on two Arizona wildfires. </w:t>
      </w:r>
      <w:r w:rsidR="002E621F">
        <w:rPr>
          <w:rFonts w:ascii="Times New Roman" w:hAnsi="Times New Roman"/>
          <w:i/>
        </w:rPr>
        <w:t>Canadian Journal of Forest Research</w:t>
      </w:r>
      <w:r w:rsidR="002E621F">
        <w:rPr>
          <w:rFonts w:ascii="Times New Roman" w:hAnsi="Times New Roman"/>
        </w:rPr>
        <w:t xml:space="preserve"> </w:t>
      </w:r>
      <w:r w:rsidR="002E621F">
        <w:rPr>
          <w:rFonts w:ascii="Times New Roman" w:hAnsi="Times New Roman"/>
          <w:b/>
        </w:rPr>
        <w:t>35</w:t>
      </w:r>
      <w:r w:rsidR="002E621F">
        <w:rPr>
          <w:rFonts w:ascii="Times New Roman" w:hAnsi="Times New Roman"/>
        </w:rPr>
        <w:t>, 1714-1722.</w:t>
      </w:r>
    </w:p>
    <w:p w:rsidR="008B5AA0" w:rsidRDefault="008B5AA0" w:rsidP="009A4E6C">
      <w:pPr>
        <w:pStyle w:val="ThesisReferences"/>
        <w:spacing w:after="0" w:line="480" w:lineRule="auto"/>
        <w:ind w:left="720" w:hangingChars="300" w:hanging="720"/>
        <w:rPr>
          <w:rFonts w:ascii="Times New Roman" w:hAnsi="Times New Roman"/>
        </w:rPr>
      </w:pPr>
      <w:r w:rsidRPr="00837AC7">
        <w:rPr>
          <w:rFonts w:ascii="Times New Roman" w:hAnsi="Times New Roman"/>
        </w:rPr>
        <w:t xml:space="preserve">Finney MA, </w:t>
      </w:r>
      <w:r w:rsidR="00E32B74">
        <w:rPr>
          <w:rFonts w:ascii="Times New Roman" w:hAnsi="Times New Roman"/>
        </w:rPr>
        <w:t xml:space="preserve">Grenfell </w:t>
      </w:r>
      <w:r w:rsidRPr="00837AC7">
        <w:rPr>
          <w:rFonts w:ascii="Times New Roman" w:hAnsi="Times New Roman"/>
        </w:rPr>
        <w:t>IC,</w:t>
      </w:r>
      <w:r w:rsidR="00273F2D">
        <w:rPr>
          <w:rFonts w:ascii="Times New Roman" w:hAnsi="Times New Roman"/>
        </w:rPr>
        <w:t xml:space="preserve"> </w:t>
      </w:r>
      <w:r w:rsidR="00E32B74">
        <w:rPr>
          <w:rFonts w:ascii="Times New Roman" w:hAnsi="Times New Roman"/>
        </w:rPr>
        <w:t xml:space="preserve">McHugh </w:t>
      </w:r>
      <w:r w:rsidRPr="00837AC7">
        <w:rPr>
          <w:rFonts w:ascii="Times New Roman" w:hAnsi="Times New Roman"/>
        </w:rPr>
        <w:t xml:space="preserve">CW </w:t>
      </w:r>
      <w:r w:rsidR="003A3F2B">
        <w:rPr>
          <w:rFonts w:ascii="Times New Roman" w:hAnsi="Times New Roman"/>
        </w:rPr>
        <w:t>(20</w:t>
      </w:r>
      <w:r w:rsidRPr="00837AC7">
        <w:rPr>
          <w:rFonts w:ascii="Times New Roman" w:hAnsi="Times New Roman"/>
        </w:rPr>
        <w:t>0</w:t>
      </w:r>
      <w:r w:rsidR="003A3F2B">
        <w:rPr>
          <w:rFonts w:ascii="Times New Roman" w:hAnsi="Times New Roman"/>
        </w:rPr>
        <w:t>9)</w:t>
      </w:r>
      <w:r w:rsidRPr="00837AC7">
        <w:rPr>
          <w:rFonts w:ascii="Times New Roman" w:hAnsi="Times New Roman"/>
        </w:rPr>
        <w:t xml:space="preserve"> Modeling containment of large wildfires using generalized linear mixed-model analysis. </w:t>
      </w:r>
      <w:r w:rsidRPr="00837AC7">
        <w:rPr>
          <w:rFonts w:ascii="Times New Roman" w:hAnsi="Times New Roman"/>
          <w:i/>
        </w:rPr>
        <w:t>Forest Science</w:t>
      </w:r>
      <w:r w:rsidRPr="00837AC7">
        <w:rPr>
          <w:rFonts w:ascii="Times New Roman" w:hAnsi="Times New Roman"/>
        </w:rPr>
        <w:t xml:space="preserve"> </w:t>
      </w:r>
      <w:r w:rsidRPr="005A29D1">
        <w:rPr>
          <w:rFonts w:ascii="Times New Roman" w:hAnsi="Times New Roman"/>
          <w:b/>
        </w:rPr>
        <w:t>55</w:t>
      </w:r>
      <w:r w:rsidR="005A29D1">
        <w:rPr>
          <w:rFonts w:ascii="Times New Roman" w:hAnsi="Times New Roman"/>
        </w:rPr>
        <w:t>,</w:t>
      </w:r>
      <w:r w:rsidRPr="00837AC7">
        <w:rPr>
          <w:rFonts w:ascii="Times New Roman" w:hAnsi="Times New Roman"/>
        </w:rPr>
        <w:t xml:space="preserve"> 249-255.</w:t>
      </w:r>
    </w:p>
    <w:p w:rsidR="009773E5" w:rsidRPr="009773E5" w:rsidRDefault="009773E5" w:rsidP="009A4E6C">
      <w:pPr>
        <w:pStyle w:val="ThesisReferences"/>
        <w:spacing w:after="0" w:line="480" w:lineRule="auto"/>
        <w:ind w:left="720" w:hangingChars="300" w:hanging="720"/>
        <w:rPr>
          <w:rFonts w:ascii="Times New Roman" w:hAnsi="Times New Roman"/>
        </w:rPr>
      </w:pPr>
      <w:r>
        <w:rPr>
          <w:rFonts w:ascii="Times New Roman" w:hAnsi="Times New Roman"/>
        </w:rPr>
        <w:t xml:space="preserve">Finney MA, Grenfell IC, McHugh CW, </w:t>
      </w:r>
      <w:proofErr w:type="spellStart"/>
      <w:r>
        <w:rPr>
          <w:rFonts w:ascii="Times New Roman" w:hAnsi="Times New Roman"/>
        </w:rPr>
        <w:t>Seli</w:t>
      </w:r>
      <w:proofErr w:type="spellEnd"/>
      <w:r>
        <w:rPr>
          <w:rFonts w:ascii="Times New Roman" w:hAnsi="Times New Roman"/>
        </w:rPr>
        <w:t xml:space="preserve"> RC, </w:t>
      </w:r>
      <w:proofErr w:type="spellStart"/>
      <w:r>
        <w:rPr>
          <w:rFonts w:ascii="Times New Roman" w:hAnsi="Times New Roman"/>
        </w:rPr>
        <w:t>Trethewey</w:t>
      </w:r>
      <w:proofErr w:type="spellEnd"/>
      <w:r>
        <w:rPr>
          <w:rFonts w:ascii="Times New Roman" w:hAnsi="Times New Roman"/>
        </w:rPr>
        <w:t xml:space="preserve"> D, Stratton RD, </w:t>
      </w:r>
      <w:proofErr w:type="spellStart"/>
      <w:r>
        <w:rPr>
          <w:rFonts w:ascii="Times New Roman" w:hAnsi="Times New Roman"/>
        </w:rPr>
        <w:t>Brittain</w:t>
      </w:r>
      <w:proofErr w:type="spellEnd"/>
      <w:r>
        <w:rPr>
          <w:rFonts w:ascii="Times New Roman" w:hAnsi="Times New Roman"/>
        </w:rPr>
        <w:t xml:space="preserve"> S (2011) A method for ensemble wildland fire simulation. </w:t>
      </w:r>
      <w:r>
        <w:rPr>
          <w:rFonts w:ascii="Times New Roman" w:hAnsi="Times New Roman"/>
          <w:i/>
        </w:rPr>
        <w:t>Environmental Model Assessment</w:t>
      </w:r>
      <w:r>
        <w:rPr>
          <w:rFonts w:ascii="Times New Roman" w:hAnsi="Times New Roman"/>
        </w:rPr>
        <w:t xml:space="preserve"> </w:t>
      </w:r>
      <w:r>
        <w:rPr>
          <w:rFonts w:ascii="Times New Roman" w:hAnsi="Times New Roman"/>
          <w:b/>
        </w:rPr>
        <w:t>16</w:t>
      </w:r>
      <w:r>
        <w:rPr>
          <w:rFonts w:ascii="Times New Roman" w:hAnsi="Times New Roman"/>
        </w:rPr>
        <w:t>, 153-167.</w:t>
      </w:r>
    </w:p>
    <w:p w:rsidR="008B5AA0" w:rsidRDefault="008B5AA0" w:rsidP="009A4E6C">
      <w:pPr>
        <w:pStyle w:val="ThesisReferences"/>
        <w:spacing w:after="0" w:line="480" w:lineRule="auto"/>
        <w:ind w:left="720" w:hangingChars="300" w:hanging="720"/>
        <w:rPr>
          <w:rFonts w:ascii="Times New Roman" w:hAnsi="Times New Roman"/>
        </w:rPr>
      </w:pPr>
      <w:r w:rsidRPr="00837AC7">
        <w:rPr>
          <w:rFonts w:ascii="Times New Roman" w:hAnsi="Times New Roman"/>
        </w:rPr>
        <w:t xml:space="preserve">Finney MA </w:t>
      </w:r>
      <w:r w:rsidR="003A3F2B">
        <w:rPr>
          <w:rFonts w:ascii="Times New Roman" w:hAnsi="Times New Roman"/>
        </w:rPr>
        <w:t>(19</w:t>
      </w:r>
      <w:r w:rsidRPr="00837AC7">
        <w:rPr>
          <w:rFonts w:ascii="Times New Roman" w:hAnsi="Times New Roman"/>
        </w:rPr>
        <w:t>9</w:t>
      </w:r>
      <w:r w:rsidR="003A3F2B">
        <w:rPr>
          <w:rFonts w:ascii="Times New Roman" w:hAnsi="Times New Roman"/>
        </w:rPr>
        <w:t>8)</w:t>
      </w:r>
      <w:r w:rsidRPr="00837AC7">
        <w:rPr>
          <w:rFonts w:ascii="Times New Roman" w:hAnsi="Times New Roman"/>
        </w:rPr>
        <w:t xml:space="preserve"> FARSITE: Fire area simulator – model development and evaluation. </w:t>
      </w:r>
      <w:r w:rsidR="003B1BDC">
        <w:rPr>
          <w:rFonts w:ascii="Times New Roman" w:hAnsi="Times New Roman"/>
        </w:rPr>
        <w:t>USDA Forest Service</w:t>
      </w:r>
      <w:r w:rsidRPr="00837AC7">
        <w:rPr>
          <w:rFonts w:ascii="Times New Roman" w:hAnsi="Times New Roman"/>
        </w:rPr>
        <w:t>, Rocky Mountain Research Station</w:t>
      </w:r>
      <w:r w:rsidR="003C7437" w:rsidRPr="003C7437">
        <w:rPr>
          <w:rFonts w:ascii="Times New Roman" w:hAnsi="Times New Roman"/>
        </w:rPr>
        <w:t xml:space="preserve"> </w:t>
      </w:r>
      <w:r w:rsidR="003C7437" w:rsidRPr="00837AC7">
        <w:rPr>
          <w:rFonts w:ascii="Times New Roman" w:hAnsi="Times New Roman"/>
        </w:rPr>
        <w:t xml:space="preserve">Res. Pap. </w:t>
      </w:r>
      <w:proofErr w:type="gramStart"/>
      <w:r w:rsidR="003C7437" w:rsidRPr="00837AC7">
        <w:rPr>
          <w:rFonts w:ascii="Times New Roman" w:hAnsi="Times New Roman"/>
        </w:rPr>
        <w:t>RMRS-</w:t>
      </w:r>
      <w:r w:rsidR="003C7437">
        <w:rPr>
          <w:rFonts w:ascii="Times New Roman" w:hAnsi="Times New Roman"/>
        </w:rPr>
        <w:t>4</w:t>
      </w:r>
      <w:r w:rsidR="003C7437" w:rsidRPr="00837AC7">
        <w:rPr>
          <w:rFonts w:ascii="Times New Roman" w:hAnsi="Times New Roman"/>
        </w:rPr>
        <w:t>.</w:t>
      </w:r>
      <w:proofErr w:type="gramEnd"/>
      <w:r w:rsidR="003C7437" w:rsidRPr="00837AC7">
        <w:rPr>
          <w:rFonts w:ascii="Times New Roman" w:hAnsi="Times New Roman"/>
        </w:rPr>
        <w:t xml:space="preserve"> </w:t>
      </w:r>
      <w:r w:rsidR="003C7437">
        <w:rPr>
          <w:rFonts w:ascii="Times New Roman" w:hAnsi="Times New Roman"/>
        </w:rPr>
        <w:t>(Missoula, MT</w:t>
      </w:r>
      <w:r w:rsidR="00ED1797">
        <w:rPr>
          <w:rFonts w:ascii="Times New Roman" w:hAnsi="Times New Roman"/>
        </w:rPr>
        <w:t>)</w:t>
      </w:r>
    </w:p>
    <w:p w:rsidR="00BA532F" w:rsidRPr="00A438C9" w:rsidRDefault="00BA532F" w:rsidP="009A4E6C">
      <w:pPr>
        <w:pStyle w:val="ThesisReferences"/>
        <w:spacing w:after="0" w:line="480" w:lineRule="auto"/>
        <w:ind w:left="720" w:hangingChars="300" w:hanging="720"/>
        <w:rPr>
          <w:rFonts w:ascii="Times New Roman" w:hAnsi="Times New Roman"/>
        </w:rPr>
      </w:pPr>
      <w:proofErr w:type="gramStart"/>
      <w:r>
        <w:rPr>
          <w:rFonts w:ascii="Times New Roman" w:hAnsi="Times New Roman"/>
        </w:rPr>
        <w:t>Finney MA (200</w:t>
      </w:r>
      <w:r w:rsidR="00A438C9">
        <w:rPr>
          <w:rFonts w:ascii="Times New Roman" w:hAnsi="Times New Roman"/>
        </w:rPr>
        <w:t>8) A computational method for optimizing fuel treatment locations.</w:t>
      </w:r>
      <w:proofErr w:type="gramEnd"/>
      <w:r w:rsidR="00A438C9">
        <w:rPr>
          <w:rFonts w:ascii="Times New Roman" w:hAnsi="Times New Roman"/>
        </w:rPr>
        <w:t xml:space="preserve"> </w:t>
      </w:r>
      <w:r w:rsidR="00A438C9">
        <w:rPr>
          <w:rFonts w:ascii="Times New Roman" w:hAnsi="Times New Roman"/>
          <w:i/>
        </w:rPr>
        <w:t>International Journal of Wildland Fire</w:t>
      </w:r>
      <w:r w:rsidR="00A438C9">
        <w:rPr>
          <w:rFonts w:ascii="Times New Roman" w:hAnsi="Times New Roman"/>
        </w:rPr>
        <w:t xml:space="preserve"> </w:t>
      </w:r>
      <w:r w:rsidR="00A438C9">
        <w:rPr>
          <w:rFonts w:ascii="Times New Roman" w:hAnsi="Times New Roman"/>
          <w:b/>
        </w:rPr>
        <w:t>16</w:t>
      </w:r>
      <w:r w:rsidR="00A438C9">
        <w:rPr>
          <w:rFonts w:ascii="Times New Roman" w:hAnsi="Times New Roman"/>
        </w:rPr>
        <w:t>, 702-711.</w:t>
      </w:r>
    </w:p>
    <w:p w:rsidR="009B50E1" w:rsidRPr="00ED0CA0" w:rsidRDefault="00ED0CA0" w:rsidP="009A4E6C">
      <w:pPr>
        <w:pStyle w:val="ThesisReferences"/>
        <w:spacing w:after="0" w:line="480" w:lineRule="auto"/>
        <w:ind w:left="720" w:hangingChars="300" w:hanging="720"/>
        <w:rPr>
          <w:rFonts w:ascii="Times New Roman" w:hAnsi="Times New Roman"/>
        </w:rPr>
      </w:pPr>
      <w:r>
        <w:rPr>
          <w:rFonts w:ascii="Times New Roman" w:hAnsi="Times New Roman"/>
        </w:rPr>
        <w:t xml:space="preserve">Fontaine JB, </w:t>
      </w:r>
      <w:proofErr w:type="spellStart"/>
      <w:r>
        <w:rPr>
          <w:rFonts w:ascii="Times New Roman" w:hAnsi="Times New Roman"/>
        </w:rPr>
        <w:t>Donato</w:t>
      </w:r>
      <w:proofErr w:type="spellEnd"/>
      <w:r>
        <w:rPr>
          <w:rFonts w:ascii="Times New Roman" w:hAnsi="Times New Roman"/>
        </w:rPr>
        <w:t xml:space="preserve"> DC, Robinson WD, Law BE,</w:t>
      </w:r>
      <w:r w:rsidR="00273F2D">
        <w:rPr>
          <w:rFonts w:ascii="Times New Roman" w:hAnsi="Times New Roman"/>
        </w:rPr>
        <w:t xml:space="preserve"> </w:t>
      </w:r>
      <w:r>
        <w:rPr>
          <w:rFonts w:ascii="Times New Roman" w:hAnsi="Times New Roman"/>
        </w:rPr>
        <w:t xml:space="preserve">Kauffman JB (2009) Bird communities following high-severity fire: Response to single and repeat fires in a mixed-evergreen forest, Oregon, USA. </w:t>
      </w:r>
      <w:r>
        <w:rPr>
          <w:rFonts w:ascii="Times New Roman" w:hAnsi="Times New Roman"/>
          <w:i/>
        </w:rPr>
        <w:t>Forest Ecology and Management</w:t>
      </w:r>
      <w:r>
        <w:rPr>
          <w:rFonts w:ascii="Times New Roman" w:hAnsi="Times New Roman"/>
        </w:rPr>
        <w:t xml:space="preserve"> </w:t>
      </w:r>
      <w:r>
        <w:rPr>
          <w:rFonts w:ascii="Times New Roman" w:hAnsi="Times New Roman"/>
          <w:b/>
        </w:rPr>
        <w:t>257</w:t>
      </w:r>
      <w:r>
        <w:rPr>
          <w:rFonts w:ascii="Times New Roman" w:hAnsi="Times New Roman"/>
        </w:rPr>
        <w:t>, 1496-1504.</w:t>
      </w:r>
    </w:p>
    <w:p w:rsidR="008B5AA0" w:rsidRDefault="008B5AA0" w:rsidP="009A4E6C">
      <w:pPr>
        <w:pStyle w:val="ThesisReferences"/>
        <w:spacing w:after="0" w:line="480" w:lineRule="auto"/>
        <w:ind w:left="720" w:hangingChars="300" w:hanging="720"/>
        <w:rPr>
          <w:rFonts w:ascii="Times New Roman" w:hAnsi="Times New Roman"/>
        </w:rPr>
      </w:pPr>
      <w:proofErr w:type="spellStart"/>
      <w:proofErr w:type="gramStart"/>
      <w:r w:rsidRPr="00837AC7">
        <w:rPr>
          <w:rFonts w:ascii="Times New Roman" w:hAnsi="Times New Roman"/>
        </w:rPr>
        <w:t>Gebert</w:t>
      </w:r>
      <w:proofErr w:type="spellEnd"/>
      <w:r w:rsidRPr="00837AC7">
        <w:rPr>
          <w:rFonts w:ascii="Times New Roman" w:hAnsi="Times New Roman"/>
        </w:rPr>
        <w:t xml:space="preserve"> KM, </w:t>
      </w:r>
      <w:proofErr w:type="spellStart"/>
      <w:r w:rsidR="00E32B74">
        <w:rPr>
          <w:rFonts w:ascii="Times New Roman" w:hAnsi="Times New Roman"/>
        </w:rPr>
        <w:t>Calkin</w:t>
      </w:r>
      <w:proofErr w:type="spellEnd"/>
      <w:r w:rsidR="00E32B74">
        <w:rPr>
          <w:rFonts w:ascii="Times New Roman" w:hAnsi="Times New Roman"/>
        </w:rPr>
        <w:t xml:space="preserve"> </w:t>
      </w:r>
      <w:r w:rsidRPr="00837AC7">
        <w:rPr>
          <w:rFonts w:ascii="Times New Roman" w:hAnsi="Times New Roman"/>
        </w:rPr>
        <w:t>DE,</w:t>
      </w:r>
      <w:r w:rsidR="00273F2D">
        <w:rPr>
          <w:rFonts w:ascii="Times New Roman" w:hAnsi="Times New Roman"/>
        </w:rPr>
        <w:t xml:space="preserve"> </w:t>
      </w:r>
      <w:r w:rsidR="00E32B74">
        <w:rPr>
          <w:rFonts w:ascii="Times New Roman" w:hAnsi="Times New Roman"/>
        </w:rPr>
        <w:t xml:space="preserve">Yoder </w:t>
      </w:r>
      <w:r w:rsidRPr="00837AC7">
        <w:rPr>
          <w:rFonts w:ascii="Times New Roman" w:hAnsi="Times New Roman"/>
        </w:rPr>
        <w:t xml:space="preserve">J </w:t>
      </w:r>
      <w:r w:rsidR="003A3F2B">
        <w:rPr>
          <w:rFonts w:ascii="Times New Roman" w:hAnsi="Times New Roman"/>
        </w:rPr>
        <w:t>(20</w:t>
      </w:r>
      <w:r w:rsidRPr="00837AC7">
        <w:rPr>
          <w:rFonts w:ascii="Times New Roman" w:hAnsi="Times New Roman"/>
        </w:rPr>
        <w:t>0</w:t>
      </w:r>
      <w:r w:rsidR="003A3F2B">
        <w:rPr>
          <w:rFonts w:ascii="Times New Roman" w:hAnsi="Times New Roman"/>
        </w:rPr>
        <w:t>7)</w:t>
      </w:r>
      <w:r w:rsidRPr="00837AC7">
        <w:rPr>
          <w:rFonts w:ascii="Times New Roman" w:hAnsi="Times New Roman"/>
        </w:rPr>
        <w:t xml:space="preserve"> Estimating suppression expenditures for individual large wildland fires.</w:t>
      </w:r>
      <w:proofErr w:type="gramEnd"/>
      <w:r w:rsidRPr="00837AC7">
        <w:rPr>
          <w:rFonts w:ascii="Times New Roman" w:hAnsi="Times New Roman"/>
        </w:rPr>
        <w:t xml:space="preserve"> </w:t>
      </w:r>
      <w:r w:rsidRPr="00837AC7">
        <w:rPr>
          <w:rFonts w:ascii="Times New Roman" w:hAnsi="Times New Roman"/>
          <w:i/>
        </w:rPr>
        <w:t>Western Journal of Applied Forestry</w:t>
      </w:r>
      <w:r w:rsidRPr="00837AC7">
        <w:rPr>
          <w:rFonts w:ascii="Times New Roman" w:hAnsi="Times New Roman"/>
        </w:rPr>
        <w:t xml:space="preserve"> </w:t>
      </w:r>
      <w:r w:rsidRPr="005A29D1">
        <w:rPr>
          <w:rFonts w:ascii="Times New Roman" w:hAnsi="Times New Roman"/>
          <w:b/>
        </w:rPr>
        <w:t>22</w:t>
      </w:r>
      <w:r w:rsidR="005A29D1">
        <w:rPr>
          <w:rFonts w:ascii="Times New Roman" w:hAnsi="Times New Roman"/>
        </w:rPr>
        <w:t>,</w:t>
      </w:r>
      <w:r w:rsidRPr="00837AC7">
        <w:rPr>
          <w:rFonts w:ascii="Times New Roman" w:hAnsi="Times New Roman"/>
        </w:rPr>
        <w:t xml:space="preserve"> 188-196.</w:t>
      </w:r>
    </w:p>
    <w:p w:rsidR="000522F7" w:rsidRDefault="000522F7" w:rsidP="009A4E6C">
      <w:pPr>
        <w:pStyle w:val="ThesisReferences"/>
        <w:spacing w:after="0" w:line="480" w:lineRule="auto"/>
        <w:ind w:left="720" w:hangingChars="300" w:hanging="720"/>
        <w:rPr>
          <w:rFonts w:ascii="Times New Roman" w:hAnsi="Times New Roman"/>
        </w:rPr>
      </w:pPr>
      <w:proofErr w:type="gramStart"/>
      <w:r>
        <w:rPr>
          <w:rFonts w:ascii="Times New Roman" w:hAnsi="Times New Roman"/>
        </w:rPr>
        <w:t xml:space="preserve">Givens GH, </w:t>
      </w:r>
      <w:proofErr w:type="spellStart"/>
      <w:r>
        <w:rPr>
          <w:rFonts w:ascii="Times New Roman" w:hAnsi="Times New Roman"/>
        </w:rPr>
        <w:t>Hoeting</w:t>
      </w:r>
      <w:proofErr w:type="spellEnd"/>
      <w:r>
        <w:rPr>
          <w:rFonts w:ascii="Times New Roman" w:hAnsi="Times New Roman"/>
        </w:rPr>
        <w:t xml:space="preserve"> JA (2005) Computational Statistics.</w:t>
      </w:r>
      <w:proofErr w:type="gramEnd"/>
      <w:r>
        <w:rPr>
          <w:rFonts w:ascii="Times New Roman" w:hAnsi="Times New Roman"/>
        </w:rPr>
        <w:t xml:space="preserve"> John Wiley &amp; Sons, Inc.: Hoboken, New Jersey.</w:t>
      </w:r>
    </w:p>
    <w:p w:rsidR="00D85577" w:rsidRPr="00D85577" w:rsidRDefault="00D85577" w:rsidP="009A4E6C">
      <w:pPr>
        <w:pStyle w:val="ThesisReferences"/>
        <w:spacing w:after="0" w:line="480" w:lineRule="auto"/>
        <w:ind w:left="720" w:hangingChars="300" w:hanging="720"/>
        <w:rPr>
          <w:rFonts w:ascii="Times New Roman" w:hAnsi="Times New Roman"/>
        </w:rPr>
      </w:pPr>
      <w:proofErr w:type="spellStart"/>
      <w:proofErr w:type="gramStart"/>
      <w:r>
        <w:rPr>
          <w:rFonts w:ascii="Times New Roman" w:hAnsi="Times New Roman"/>
        </w:rPr>
        <w:t>Harsough</w:t>
      </w:r>
      <w:proofErr w:type="spellEnd"/>
      <w:r>
        <w:rPr>
          <w:rFonts w:ascii="Times New Roman" w:hAnsi="Times New Roman"/>
        </w:rPr>
        <w:t xml:space="preserve"> BR, Abrams S, Barbour RJ, </w:t>
      </w:r>
      <w:proofErr w:type="spellStart"/>
      <w:r>
        <w:rPr>
          <w:rFonts w:ascii="Times New Roman" w:hAnsi="Times New Roman"/>
        </w:rPr>
        <w:t>Drews</w:t>
      </w:r>
      <w:proofErr w:type="spellEnd"/>
      <w:r>
        <w:rPr>
          <w:rFonts w:ascii="Times New Roman" w:hAnsi="Times New Roman"/>
        </w:rPr>
        <w:t xml:space="preserve"> ES, McIver JD, </w:t>
      </w:r>
      <w:proofErr w:type="spellStart"/>
      <w:r>
        <w:rPr>
          <w:rFonts w:ascii="Times New Roman" w:hAnsi="Times New Roman"/>
        </w:rPr>
        <w:t>Moghaddes</w:t>
      </w:r>
      <w:proofErr w:type="spellEnd"/>
      <w:r>
        <w:rPr>
          <w:rFonts w:ascii="Times New Roman" w:hAnsi="Times New Roman"/>
        </w:rPr>
        <w:t xml:space="preserve"> JJ, </w:t>
      </w:r>
      <w:proofErr w:type="spellStart"/>
      <w:r>
        <w:rPr>
          <w:rFonts w:ascii="Times New Roman" w:hAnsi="Times New Roman"/>
        </w:rPr>
        <w:t>Schwilk</w:t>
      </w:r>
      <w:proofErr w:type="spellEnd"/>
      <w:r>
        <w:rPr>
          <w:rFonts w:ascii="Times New Roman" w:hAnsi="Times New Roman"/>
        </w:rPr>
        <w:t xml:space="preserve"> DW, Stephens SL (2008).</w:t>
      </w:r>
      <w:proofErr w:type="gramEnd"/>
      <w:r>
        <w:rPr>
          <w:rFonts w:ascii="Times New Roman" w:hAnsi="Times New Roman"/>
        </w:rPr>
        <w:t xml:space="preserve"> </w:t>
      </w:r>
      <w:r>
        <w:rPr>
          <w:rFonts w:ascii="Times New Roman" w:hAnsi="Times New Roman"/>
          <w:i/>
        </w:rPr>
        <w:t>Forest Policy and Economics</w:t>
      </w:r>
      <w:r>
        <w:rPr>
          <w:rFonts w:ascii="Times New Roman" w:hAnsi="Times New Roman"/>
        </w:rPr>
        <w:t xml:space="preserve"> </w:t>
      </w:r>
      <w:r>
        <w:rPr>
          <w:rFonts w:ascii="Times New Roman" w:hAnsi="Times New Roman"/>
          <w:b/>
        </w:rPr>
        <w:t>10</w:t>
      </w:r>
      <w:r>
        <w:rPr>
          <w:rFonts w:ascii="Times New Roman" w:hAnsi="Times New Roman"/>
        </w:rPr>
        <w:t>, 344-354.</w:t>
      </w:r>
    </w:p>
    <w:p w:rsidR="008B5AA0" w:rsidRDefault="008B5AA0" w:rsidP="009A4E6C">
      <w:pPr>
        <w:widowControl w:val="0"/>
        <w:autoSpaceDE w:val="0"/>
        <w:autoSpaceDN w:val="0"/>
        <w:adjustRightInd w:val="0"/>
        <w:spacing w:line="480" w:lineRule="auto"/>
        <w:ind w:left="720" w:hangingChars="300" w:hanging="720"/>
        <w:rPr>
          <w:rFonts w:ascii="Times New Roman" w:eastAsia="Times New Roman" w:hAnsi="Times New Roman"/>
          <w:color w:val="000000"/>
          <w:szCs w:val="24"/>
        </w:rPr>
      </w:pPr>
      <w:r w:rsidRPr="00880E52">
        <w:rPr>
          <w:rFonts w:ascii="Times New Roman" w:eastAsia="Times New Roman" w:hAnsi="Times New Roman"/>
          <w:color w:val="000000"/>
          <w:szCs w:val="24"/>
        </w:rPr>
        <w:t xml:space="preserve">Houtman RM </w:t>
      </w:r>
      <w:r w:rsidR="003A3F2B">
        <w:rPr>
          <w:rFonts w:ascii="Times New Roman" w:eastAsia="Times New Roman" w:hAnsi="Times New Roman"/>
          <w:color w:val="000000"/>
          <w:szCs w:val="24"/>
        </w:rPr>
        <w:t>(20</w:t>
      </w:r>
      <w:r w:rsidRPr="00880E52">
        <w:rPr>
          <w:rFonts w:ascii="Times New Roman" w:eastAsia="Times New Roman" w:hAnsi="Times New Roman"/>
          <w:color w:val="000000"/>
          <w:szCs w:val="24"/>
        </w:rPr>
        <w:t>1</w:t>
      </w:r>
      <w:r w:rsidR="003A3F2B">
        <w:rPr>
          <w:rFonts w:ascii="Times New Roman" w:eastAsia="Times New Roman" w:hAnsi="Times New Roman"/>
          <w:color w:val="000000"/>
          <w:szCs w:val="24"/>
        </w:rPr>
        <w:t>1)</w:t>
      </w:r>
      <w:r w:rsidRPr="00880E52">
        <w:rPr>
          <w:rFonts w:ascii="Times New Roman" w:eastAsia="Times New Roman" w:hAnsi="Times New Roman"/>
          <w:color w:val="000000"/>
          <w:szCs w:val="24"/>
        </w:rPr>
        <w:t xml:space="preserve"> Letting wildfires burn: modeling the change in future suppression costs as the result of </w:t>
      </w:r>
      <w:proofErr w:type="gramStart"/>
      <w:r w:rsidRPr="00880E52">
        <w:rPr>
          <w:rFonts w:ascii="Times New Roman" w:eastAsia="Times New Roman" w:hAnsi="Times New Roman"/>
          <w:color w:val="000000"/>
          <w:szCs w:val="24"/>
        </w:rPr>
        <w:t>a suppress</w:t>
      </w:r>
      <w:proofErr w:type="gramEnd"/>
      <w:r w:rsidRPr="00880E52">
        <w:rPr>
          <w:rFonts w:ascii="Times New Roman" w:eastAsia="Times New Roman" w:hAnsi="Times New Roman"/>
          <w:color w:val="000000"/>
          <w:szCs w:val="24"/>
        </w:rPr>
        <w:t xml:space="preserve"> versus a let-burn management choice. </w:t>
      </w:r>
      <w:proofErr w:type="gramStart"/>
      <w:r w:rsidRPr="00880E52">
        <w:rPr>
          <w:rFonts w:ascii="Times New Roman" w:eastAsia="Times New Roman" w:hAnsi="Times New Roman"/>
          <w:color w:val="000000"/>
          <w:szCs w:val="24"/>
        </w:rPr>
        <w:t>Oregon State University, Master of Science Thesis.</w:t>
      </w:r>
      <w:proofErr w:type="gramEnd"/>
      <w:r w:rsidRPr="00880E52">
        <w:rPr>
          <w:rFonts w:ascii="Times New Roman" w:eastAsia="Times New Roman" w:hAnsi="Times New Roman"/>
          <w:color w:val="000000"/>
          <w:szCs w:val="24"/>
        </w:rPr>
        <w:t xml:space="preserve"> </w:t>
      </w:r>
      <w:proofErr w:type="gramStart"/>
      <w:r w:rsidRPr="00880E52">
        <w:rPr>
          <w:rFonts w:ascii="Times New Roman" w:eastAsia="Times New Roman" w:hAnsi="Times New Roman"/>
          <w:color w:val="000000"/>
          <w:szCs w:val="24"/>
        </w:rPr>
        <w:t>Presented May 19, 2011.</w:t>
      </w:r>
      <w:proofErr w:type="gramEnd"/>
      <w:r w:rsidRPr="00880E52">
        <w:rPr>
          <w:rFonts w:ascii="Times New Roman" w:eastAsia="Times New Roman" w:hAnsi="Times New Roman"/>
          <w:color w:val="000000"/>
          <w:szCs w:val="24"/>
        </w:rPr>
        <w:t xml:space="preserve"> </w:t>
      </w:r>
      <w:r w:rsidR="003C7437">
        <w:rPr>
          <w:rFonts w:ascii="Times New Roman" w:eastAsia="Times New Roman" w:hAnsi="Times New Roman"/>
          <w:color w:val="000000"/>
          <w:szCs w:val="24"/>
        </w:rPr>
        <w:t>(Corvallis, OR)</w:t>
      </w:r>
    </w:p>
    <w:p w:rsidR="00032B5E" w:rsidRDefault="00493A2A" w:rsidP="009A4E6C">
      <w:pPr>
        <w:widowControl w:val="0"/>
        <w:autoSpaceDE w:val="0"/>
        <w:autoSpaceDN w:val="0"/>
        <w:adjustRightInd w:val="0"/>
        <w:spacing w:line="480" w:lineRule="auto"/>
        <w:ind w:left="720" w:hangingChars="300" w:hanging="720"/>
        <w:rPr>
          <w:rFonts w:ascii="Times New Roman" w:eastAsia="Times New Roman" w:hAnsi="Times New Roman"/>
          <w:color w:val="000000"/>
          <w:szCs w:val="24"/>
        </w:rPr>
      </w:pPr>
      <w:proofErr w:type="spellStart"/>
      <w:r>
        <w:rPr>
          <w:rFonts w:ascii="Times New Roman" w:eastAsia="Times New Roman" w:hAnsi="Times New Roman"/>
          <w:color w:val="000000"/>
          <w:szCs w:val="24"/>
        </w:rPr>
        <w:lastRenderedPageBreak/>
        <w:t>Hudak</w:t>
      </w:r>
      <w:proofErr w:type="spellEnd"/>
      <w:r w:rsidR="00032B5E">
        <w:rPr>
          <w:rFonts w:ascii="Times New Roman" w:eastAsia="Times New Roman" w:hAnsi="Times New Roman"/>
          <w:color w:val="000000"/>
          <w:szCs w:val="24"/>
        </w:rPr>
        <w:t xml:space="preserve"> AT, </w:t>
      </w:r>
      <w:proofErr w:type="spellStart"/>
      <w:r w:rsidR="00032B5E">
        <w:rPr>
          <w:rFonts w:ascii="Times New Roman" w:eastAsia="Times New Roman" w:hAnsi="Times New Roman"/>
          <w:color w:val="000000"/>
          <w:szCs w:val="24"/>
        </w:rPr>
        <w:t>Rickert</w:t>
      </w:r>
      <w:proofErr w:type="spellEnd"/>
      <w:r w:rsidR="00032B5E">
        <w:rPr>
          <w:rFonts w:ascii="Times New Roman" w:eastAsia="Times New Roman" w:hAnsi="Times New Roman"/>
          <w:color w:val="000000"/>
          <w:szCs w:val="24"/>
        </w:rPr>
        <w:t xml:space="preserve"> I, Morgan P, Strand E, Lewis SA, </w:t>
      </w:r>
      <w:proofErr w:type="spellStart"/>
      <w:r w:rsidR="00032B5E">
        <w:rPr>
          <w:rFonts w:ascii="Times New Roman" w:eastAsia="Times New Roman" w:hAnsi="Times New Roman"/>
          <w:color w:val="000000"/>
          <w:szCs w:val="24"/>
        </w:rPr>
        <w:t>Robichaud</w:t>
      </w:r>
      <w:proofErr w:type="spellEnd"/>
      <w:r w:rsidR="00032B5E">
        <w:rPr>
          <w:rFonts w:ascii="Times New Roman" w:eastAsia="Times New Roman" w:hAnsi="Times New Roman"/>
          <w:color w:val="000000"/>
          <w:szCs w:val="24"/>
        </w:rPr>
        <w:t xml:space="preserve"> PR, Hoffman C, Holden ZA (2011) Review of fuel treatment effectiveness in forests and rangelands and a case study from the 2007 </w:t>
      </w:r>
      <w:proofErr w:type="spellStart"/>
      <w:r w:rsidR="00032B5E">
        <w:rPr>
          <w:rFonts w:ascii="Times New Roman" w:eastAsia="Times New Roman" w:hAnsi="Times New Roman"/>
          <w:color w:val="000000"/>
          <w:szCs w:val="24"/>
        </w:rPr>
        <w:t>megafires</w:t>
      </w:r>
      <w:proofErr w:type="spellEnd"/>
      <w:r w:rsidR="00032B5E">
        <w:rPr>
          <w:rFonts w:ascii="Times New Roman" w:eastAsia="Times New Roman" w:hAnsi="Times New Roman"/>
          <w:color w:val="000000"/>
          <w:szCs w:val="24"/>
        </w:rPr>
        <w:t xml:space="preserve"> in central Idaho USA. </w:t>
      </w:r>
      <w:proofErr w:type="gramStart"/>
      <w:r w:rsidR="00AD7D6B">
        <w:rPr>
          <w:rFonts w:ascii="Times New Roman" w:eastAsia="Times New Roman" w:hAnsi="Times New Roman"/>
          <w:color w:val="000000"/>
          <w:szCs w:val="24"/>
        </w:rPr>
        <w:t>USDA Forest Service, Rocky Mountain Research Station Gen. Tech. Rep. RMRS-GTR-252.</w:t>
      </w:r>
      <w:proofErr w:type="gramEnd"/>
    </w:p>
    <w:p w:rsidR="00493A2A" w:rsidRPr="006B3301" w:rsidRDefault="00493A2A" w:rsidP="009A4E6C">
      <w:pPr>
        <w:widowControl w:val="0"/>
        <w:autoSpaceDE w:val="0"/>
        <w:autoSpaceDN w:val="0"/>
        <w:adjustRightInd w:val="0"/>
        <w:spacing w:line="480" w:lineRule="auto"/>
        <w:ind w:left="720" w:hangingChars="300" w:hanging="720"/>
        <w:rPr>
          <w:rFonts w:ascii="Times New Roman" w:eastAsia="Times New Roman" w:hAnsi="Times New Roman"/>
          <w:color w:val="000000"/>
          <w:szCs w:val="24"/>
        </w:rPr>
      </w:pPr>
      <w:proofErr w:type="spellStart"/>
      <w:proofErr w:type="gramStart"/>
      <w:r>
        <w:rPr>
          <w:rFonts w:ascii="Times New Roman" w:eastAsia="Times New Roman" w:hAnsi="Times New Roman"/>
          <w:color w:val="000000"/>
          <w:szCs w:val="24"/>
        </w:rPr>
        <w:t>Huggett</w:t>
      </w:r>
      <w:proofErr w:type="spellEnd"/>
      <w:r>
        <w:rPr>
          <w:rFonts w:ascii="Times New Roman" w:eastAsia="Times New Roman" w:hAnsi="Times New Roman"/>
          <w:color w:val="000000"/>
          <w:szCs w:val="24"/>
        </w:rPr>
        <w:t xml:space="preserve"> </w:t>
      </w:r>
      <w:proofErr w:type="spellStart"/>
      <w:r>
        <w:rPr>
          <w:rFonts w:ascii="Times New Roman" w:eastAsia="Times New Roman" w:hAnsi="Times New Roman"/>
          <w:color w:val="000000"/>
          <w:szCs w:val="24"/>
        </w:rPr>
        <w:t>Jr</w:t>
      </w:r>
      <w:proofErr w:type="spellEnd"/>
      <w:r>
        <w:rPr>
          <w:rFonts w:ascii="Times New Roman" w:eastAsia="Times New Roman" w:hAnsi="Times New Roman"/>
          <w:color w:val="000000"/>
          <w:szCs w:val="24"/>
        </w:rPr>
        <w:t xml:space="preserve"> RJ, </w:t>
      </w:r>
      <w:proofErr w:type="spellStart"/>
      <w:r>
        <w:rPr>
          <w:rFonts w:ascii="Times New Roman" w:eastAsia="Times New Roman" w:hAnsi="Times New Roman"/>
          <w:color w:val="000000"/>
          <w:szCs w:val="24"/>
        </w:rPr>
        <w:t>Abt</w:t>
      </w:r>
      <w:proofErr w:type="spellEnd"/>
      <w:r>
        <w:rPr>
          <w:rFonts w:ascii="Times New Roman" w:eastAsia="Times New Roman" w:hAnsi="Times New Roman"/>
          <w:color w:val="000000"/>
          <w:szCs w:val="24"/>
        </w:rPr>
        <w:t xml:space="preserve"> KL, </w:t>
      </w:r>
      <w:proofErr w:type="spellStart"/>
      <w:r>
        <w:rPr>
          <w:rFonts w:ascii="Times New Roman" w:eastAsia="Times New Roman" w:hAnsi="Times New Roman"/>
          <w:color w:val="000000"/>
          <w:szCs w:val="24"/>
        </w:rPr>
        <w:t>Shepperd</w:t>
      </w:r>
      <w:proofErr w:type="spellEnd"/>
      <w:r>
        <w:rPr>
          <w:rFonts w:ascii="Times New Roman" w:eastAsia="Times New Roman" w:hAnsi="Times New Roman"/>
          <w:color w:val="000000"/>
          <w:szCs w:val="24"/>
        </w:rPr>
        <w:t xml:space="preserve"> W (2008) Efficacy of mechanical fuel treatments for reducing wildfire hazard.</w:t>
      </w:r>
      <w:proofErr w:type="gramEnd"/>
      <w:r>
        <w:rPr>
          <w:rFonts w:ascii="Times New Roman" w:eastAsia="Times New Roman" w:hAnsi="Times New Roman"/>
          <w:color w:val="000000"/>
          <w:szCs w:val="24"/>
        </w:rPr>
        <w:t xml:space="preserve"> </w:t>
      </w:r>
      <w:r>
        <w:rPr>
          <w:rFonts w:ascii="Times New Roman" w:eastAsia="Times New Roman" w:hAnsi="Times New Roman"/>
          <w:i/>
          <w:color w:val="000000"/>
          <w:szCs w:val="24"/>
        </w:rPr>
        <w:t>Forest Policy and Economics</w:t>
      </w:r>
      <w:r>
        <w:rPr>
          <w:rFonts w:ascii="Times New Roman" w:eastAsia="Times New Roman" w:hAnsi="Times New Roman"/>
          <w:color w:val="000000"/>
          <w:szCs w:val="24"/>
        </w:rPr>
        <w:t xml:space="preserve"> </w:t>
      </w:r>
      <w:r w:rsidR="006B3301">
        <w:rPr>
          <w:rFonts w:ascii="Times New Roman" w:eastAsia="Times New Roman" w:hAnsi="Times New Roman"/>
          <w:b/>
          <w:color w:val="000000"/>
          <w:szCs w:val="24"/>
        </w:rPr>
        <w:t>10</w:t>
      </w:r>
      <w:r w:rsidR="006B3301">
        <w:rPr>
          <w:rFonts w:ascii="Times New Roman" w:eastAsia="Times New Roman" w:hAnsi="Times New Roman"/>
          <w:color w:val="000000"/>
          <w:szCs w:val="24"/>
        </w:rPr>
        <w:t>, 408-414.</w:t>
      </w:r>
    </w:p>
    <w:p w:rsidR="002F35F4" w:rsidRPr="00880E52" w:rsidRDefault="002F35F4" w:rsidP="009A4E6C">
      <w:pPr>
        <w:widowControl w:val="0"/>
        <w:autoSpaceDE w:val="0"/>
        <w:autoSpaceDN w:val="0"/>
        <w:adjustRightInd w:val="0"/>
        <w:spacing w:line="480" w:lineRule="auto"/>
        <w:ind w:left="720" w:hangingChars="300" w:hanging="720"/>
        <w:rPr>
          <w:rFonts w:ascii="Times New Roman" w:eastAsia="Times New Roman" w:hAnsi="Times New Roman"/>
          <w:color w:val="000000"/>
          <w:szCs w:val="24"/>
        </w:rPr>
      </w:pPr>
      <w:proofErr w:type="spellStart"/>
      <w:r w:rsidRPr="002F35F4">
        <w:rPr>
          <w:rFonts w:ascii="Times New Roman" w:eastAsia="Times New Roman" w:hAnsi="Times New Roman"/>
          <w:color w:val="000000"/>
          <w:szCs w:val="24"/>
        </w:rPr>
        <w:t>Kalos</w:t>
      </w:r>
      <w:proofErr w:type="spellEnd"/>
      <w:r w:rsidR="002A05C2">
        <w:rPr>
          <w:rFonts w:ascii="Times New Roman" w:eastAsia="Times New Roman" w:hAnsi="Times New Roman"/>
          <w:color w:val="000000"/>
          <w:szCs w:val="24"/>
        </w:rPr>
        <w:t xml:space="preserve"> MH,</w:t>
      </w:r>
      <w:r w:rsidRPr="002F35F4">
        <w:rPr>
          <w:rFonts w:ascii="Times New Roman" w:eastAsia="Times New Roman" w:hAnsi="Times New Roman"/>
          <w:color w:val="000000"/>
          <w:szCs w:val="24"/>
        </w:rPr>
        <w:t xml:space="preserve"> Whitlock</w:t>
      </w:r>
      <w:r w:rsidR="002A05C2">
        <w:rPr>
          <w:rFonts w:ascii="Times New Roman" w:eastAsia="Times New Roman" w:hAnsi="Times New Roman"/>
          <w:color w:val="000000"/>
          <w:szCs w:val="24"/>
        </w:rPr>
        <w:t>,</w:t>
      </w:r>
      <w:r w:rsidRPr="002F35F4">
        <w:rPr>
          <w:rFonts w:ascii="Times New Roman" w:eastAsia="Times New Roman" w:hAnsi="Times New Roman"/>
          <w:color w:val="000000"/>
          <w:szCs w:val="24"/>
        </w:rPr>
        <w:t xml:space="preserve"> PA (2008) Monte Carlo Methods. </w:t>
      </w:r>
      <w:r w:rsidR="002A05C2">
        <w:rPr>
          <w:rFonts w:ascii="Times New Roman" w:eastAsia="Times New Roman" w:hAnsi="Times New Roman"/>
          <w:color w:val="000000"/>
          <w:szCs w:val="24"/>
        </w:rPr>
        <w:t xml:space="preserve">John </w:t>
      </w:r>
      <w:r w:rsidRPr="002F35F4">
        <w:rPr>
          <w:rFonts w:ascii="Times New Roman" w:eastAsia="Times New Roman" w:hAnsi="Times New Roman"/>
          <w:color w:val="000000"/>
          <w:szCs w:val="24"/>
        </w:rPr>
        <w:t>Wiley</w:t>
      </w:r>
      <w:r w:rsidR="002A05C2">
        <w:rPr>
          <w:rFonts w:ascii="Times New Roman" w:eastAsia="Times New Roman" w:hAnsi="Times New Roman"/>
          <w:color w:val="000000"/>
          <w:szCs w:val="24"/>
        </w:rPr>
        <w:t xml:space="preserve"> &amp; Sons, </w:t>
      </w:r>
      <w:proofErr w:type="spellStart"/>
      <w:r w:rsidR="002A05C2">
        <w:rPr>
          <w:rFonts w:ascii="Times New Roman" w:eastAsia="Times New Roman" w:hAnsi="Times New Roman"/>
          <w:color w:val="000000"/>
          <w:szCs w:val="24"/>
        </w:rPr>
        <w:t>Inc</w:t>
      </w:r>
      <w:proofErr w:type="spellEnd"/>
      <w:r w:rsidR="002A05C2">
        <w:rPr>
          <w:rFonts w:ascii="Times New Roman" w:eastAsia="Times New Roman" w:hAnsi="Times New Roman"/>
          <w:color w:val="000000"/>
          <w:szCs w:val="24"/>
        </w:rPr>
        <w:t>: New York.</w:t>
      </w:r>
    </w:p>
    <w:p w:rsidR="008B5AA0" w:rsidRPr="00837AC7" w:rsidRDefault="008B5AA0" w:rsidP="009A4E6C">
      <w:pPr>
        <w:pStyle w:val="ThesisReferences"/>
        <w:spacing w:after="0" w:line="480" w:lineRule="auto"/>
        <w:ind w:left="720" w:hangingChars="300" w:hanging="720"/>
        <w:rPr>
          <w:rFonts w:ascii="Times New Roman" w:hAnsi="Times New Roman"/>
          <w:i/>
        </w:rPr>
      </w:pPr>
      <w:r w:rsidRPr="00837AC7">
        <w:rPr>
          <w:rFonts w:ascii="Times New Roman" w:hAnsi="Times New Roman"/>
        </w:rPr>
        <w:t xml:space="preserve">Kauffman JB </w:t>
      </w:r>
      <w:r w:rsidR="003A3F2B">
        <w:rPr>
          <w:rFonts w:ascii="Times New Roman" w:hAnsi="Times New Roman"/>
        </w:rPr>
        <w:t>(20</w:t>
      </w:r>
      <w:r w:rsidRPr="00837AC7">
        <w:rPr>
          <w:rFonts w:ascii="Times New Roman" w:hAnsi="Times New Roman"/>
        </w:rPr>
        <w:t>0</w:t>
      </w:r>
      <w:r w:rsidR="003A3F2B">
        <w:rPr>
          <w:rFonts w:ascii="Times New Roman" w:hAnsi="Times New Roman"/>
        </w:rPr>
        <w:t>4)</w:t>
      </w:r>
      <w:r w:rsidRPr="00837AC7">
        <w:rPr>
          <w:rFonts w:ascii="Times New Roman" w:hAnsi="Times New Roman"/>
        </w:rPr>
        <w:t xml:space="preserve"> Death rides the forest: Perceptions of fire, land use, and ecological restoration of western forests. </w:t>
      </w:r>
      <w:r w:rsidRPr="00837AC7">
        <w:rPr>
          <w:rFonts w:ascii="Times New Roman" w:hAnsi="Times New Roman"/>
          <w:i/>
        </w:rPr>
        <w:t xml:space="preserve">Conservation Biology </w:t>
      </w:r>
      <w:r w:rsidR="00F15EEE" w:rsidRPr="005A29D1">
        <w:rPr>
          <w:rFonts w:ascii="Times New Roman" w:hAnsi="Times New Roman"/>
          <w:b/>
        </w:rPr>
        <w:t>18</w:t>
      </w:r>
      <w:r w:rsidR="00F15EEE">
        <w:rPr>
          <w:rFonts w:ascii="Times New Roman" w:hAnsi="Times New Roman"/>
        </w:rPr>
        <w:t>(4)</w:t>
      </w:r>
      <w:r w:rsidR="005A29D1">
        <w:rPr>
          <w:rFonts w:ascii="Times New Roman" w:hAnsi="Times New Roman"/>
        </w:rPr>
        <w:t>,</w:t>
      </w:r>
      <w:r w:rsidRPr="00837AC7">
        <w:rPr>
          <w:rFonts w:ascii="Times New Roman" w:hAnsi="Times New Roman"/>
        </w:rPr>
        <w:t xml:space="preserve"> 878-882.</w:t>
      </w:r>
    </w:p>
    <w:p w:rsidR="008B5AA0" w:rsidRDefault="008B5AA0" w:rsidP="009A4E6C">
      <w:pPr>
        <w:pStyle w:val="ThesisReferences"/>
        <w:spacing w:after="0" w:line="480" w:lineRule="auto"/>
        <w:ind w:left="720" w:hangingChars="300" w:hanging="720"/>
        <w:rPr>
          <w:rFonts w:ascii="Times New Roman" w:hAnsi="Times New Roman"/>
        </w:rPr>
      </w:pPr>
      <w:proofErr w:type="gramStart"/>
      <w:r w:rsidRPr="00837AC7">
        <w:rPr>
          <w:rFonts w:ascii="Times New Roman" w:hAnsi="Times New Roman"/>
        </w:rPr>
        <w:t>Keyser</w:t>
      </w:r>
      <w:r w:rsidR="00273F2D">
        <w:rPr>
          <w:rFonts w:ascii="Times New Roman" w:hAnsi="Times New Roman"/>
        </w:rPr>
        <w:t xml:space="preserve"> </w:t>
      </w:r>
      <w:r w:rsidRPr="00837AC7">
        <w:rPr>
          <w:rFonts w:ascii="Times New Roman" w:hAnsi="Times New Roman"/>
        </w:rPr>
        <w:t xml:space="preserve">CE (comp.) </w:t>
      </w:r>
      <w:r w:rsidR="003A3F2B">
        <w:rPr>
          <w:rFonts w:ascii="Times New Roman" w:hAnsi="Times New Roman"/>
        </w:rPr>
        <w:t>(20</w:t>
      </w:r>
      <w:r w:rsidRPr="00837AC7">
        <w:rPr>
          <w:rFonts w:ascii="Times New Roman" w:hAnsi="Times New Roman"/>
        </w:rPr>
        <w:t>0</w:t>
      </w:r>
      <w:r w:rsidR="003A3F2B">
        <w:rPr>
          <w:rFonts w:ascii="Times New Roman" w:hAnsi="Times New Roman"/>
        </w:rPr>
        <w:t>2)</w:t>
      </w:r>
      <w:r w:rsidRPr="00837AC7">
        <w:rPr>
          <w:rFonts w:ascii="Times New Roman" w:hAnsi="Times New Roman"/>
        </w:rPr>
        <w:t xml:space="preserve"> South Central Oregon and Northeast California (SO) Variant Overview – Forest Vegetation Simulator.</w:t>
      </w:r>
      <w:proofErr w:type="gramEnd"/>
      <w:r w:rsidRPr="00837AC7">
        <w:rPr>
          <w:rFonts w:ascii="Times New Roman" w:hAnsi="Times New Roman"/>
        </w:rPr>
        <w:t xml:space="preserve"> </w:t>
      </w:r>
      <w:r w:rsidR="005A29D1">
        <w:rPr>
          <w:rFonts w:ascii="Times New Roman" w:hAnsi="Times New Roman"/>
        </w:rPr>
        <w:t>USDA Forest Service</w:t>
      </w:r>
      <w:r w:rsidRPr="00837AC7">
        <w:rPr>
          <w:rFonts w:ascii="Times New Roman" w:hAnsi="Times New Roman"/>
        </w:rPr>
        <w:t>, Fo</w:t>
      </w:r>
      <w:r w:rsidR="003B1BDC">
        <w:rPr>
          <w:rFonts w:ascii="Times New Roman" w:hAnsi="Times New Roman"/>
        </w:rPr>
        <w:t xml:space="preserve">rest Management Service Center </w:t>
      </w:r>
      <w:r w:rsidR="003B1BDC" w:rsidRPr="00837AC7">
        <w:rPr>
          <w:rFonts w:ascii="Times New Roman" w:hAnsi="Times New Roman"/>
        </w:rPr>
        <w:t>Internal Rep</w:t>
      </w:r>
      <w:r w:rsidR="003B1BDC">
        <w:rPr>
          <w:rFonts w:ascii="Times New Roman" w:hAnsi="Times New Roman"/>
        </w:rPr>
        <w:t>ort</w:t>
      </w:r>
      <w:r w:rsidR="003B1BDC" w:rsidRPr="00837AC7">
        <w:rPr>
          <w:rFonts w:ascii="Times New Roman" w:hAnsi="Times New Roman"/>
        </w:rPr>
        <w:t xml:space="preserve">. </w:t>
      </w:r>
      <w:r w:rsidR="003B1BDC">
        <w:rPr>
          <w:rFonts w:ascii="Times New Roman" w:hAnsi="Times New Roman"/>
        </w:rPr>
        <w:t>(Fort Collins, CO)</w:t>
      </w:r>
    </w:p>
    <w:p w:rsidR="00273F2D" w:rsidRPr="00250FA4" w:rsidRDefault="00273F2D" w:rsidP="00250FA4">
      <w:pPr>
        <w:autoSpaceDE w:val="0"/>
        <w:autoSpaceDN w:val="0"/>
        <w:spacing w:line="480" w:lineRule="auto"/>
        <w:ind w:left="720" w:hanging="720"/>
        <w:rPr>
          <w:rFonts w:ascii="Times New Roman" w:hAnsi="Times New Roman"/>
          <w:color w:val="1F497D"/>
          <w:szCs w:val="24"/>
        </w:rPr>
      </w:pPr>
      <w:r w:rsidRPr="00273F2D">
        <w:rPr>
          <w:rFonts w:ascii="Times New Roman" w:hAnsi="Times New Roman"/>
          <w:szCs w:val="24"/>
        </w:rPr>
        <w:t>Kilgore</w:t>
      </w:r>
      <w:r w:rsidRPr="00250FA4">
        <w:rPr>
          <w:rFonts w:ascii="Times New Roman" w:hAnsi="Times New Roman"/>
          <w:szCs w:val="24"/>
        </w:rPr>
        <w:t xml:space="preserve"> B</w:t>
      </w:r>
      <w:r>
        <w:rPr>
          <w:rFonts w:ascii="Times New Roman" w:hAnsi="Times New Roman"/>
          <w:szCs w:val="24"/>
        </w:rPr>
        <w:t xml:space="preserve"> (</w:t>
      </w:r>
      <w:r w:rsidRPr="00250FA4">
        <w:rPr>
          <w:rFonts w:ascii="Times New Roman" w:hAnsi="Times New Roman"/>
          <w:szCs w:val="24"/>
        </w:rPr>
        <w:t>1981</w:t>
      </w:r>
      <w:r>
        <w:rPr>
          <w:rFonts w:ascii="Times New Roman" w:hAnsi="Times New Roman"/>
          <w:szCs w:val="24"/>
        </w:rPr>
        <w:t>)</w:t>
      </w:r>
      <w:r w:rsidRPr="00250FA4">
        <w:rPr>
          <w:rFonts w:ascii="Times New Roman" w:hAnsi="Times New Roman"/>
          <w:szCs w:val="24"/>
        </w:rPr>
        <w:t xml:space="preserve"> Fire in ecosystem distribution and structure: wes</w:t>
      </w:r>
      <w:r w:rsidRPr="00273F2D">
        <w:rPr>
          <w:rFonts w:ascii="Times New Roman" w:hAnsi="Times New Roman"/>
          <w:szCs w:val="24"/>
        </w:rPr>
        <w:t>tern forests and scrublands. In</w:t>
      </w:r>
      <w:r w:rsidRPr="00250FA4">
        <w:rPr>
          <w:rFonts w:ascii="Times New Roman" w:hAnsi="Times New Roman"/>
          <w:szCs w:val="24"/>
        </w:rPr>
        <w:t xml:space="preserve"> </w:t>
      </w:r>
      <w:r>
        <w:rPr>
          <w:rFonts w:ascii="Times New Roman" w:hAnsi="Times New Roman"/>
          <w:szCs w:val="24"/>
        </w:rPr>
        <w:t>‘</w:t>
      </w:r>
      <w:r w:rsidRPr="00273F2D">
        <w:rPr>
          <w:rFonts w:ascii="Times New Roman" w:hAnsi="Times New Roman"/>
          <w:szCs w:val="24"/>
        </w:rPr>
        <w:t xml:space="preserve">Proceedings of the </w:t>
      </w:r>
      <w:r>
        <w:rPr>
          <w:rFonts w:ascii="Times New Roman" w:hAnsi="Times New Roman"/>
          <w:szCs w:val="24"/>
        </w:rPr>
        <w:t>c</w:t>
      </w:r>
      <w:r w:rsidRPr="00250FA4">
        <w:rPr>
          <w:rFonts w:ascii="Times New Roman" w:hAnsi="Times New Roman"/>
          <w:szCs w:val="24"/>
        </w:rPr>
        <w:t xml:space="preserve">onference: </w:t>
      </w:r>
      <w:r>
        <w:rPr>
          <w:rFonts w:ascii="Times New Roman" w:hAnsi="Times New Roman"/>
          <w:szCs w:val="24"/>
        </w:rPr>
        <w:t>f</w:t>
      </w:r>
      <w:r w:rsidRPr="00273F2D">
        <w:rPr>
          <w:rFonts w:ascii="Times New Roman" w:hAnsi="Times New Roman"/>
          <w:szCs w:val="24"/>
        </w:rPr>
        <w:t xml:space="preserve">ire </w:t>
      </w:r>
      <w:r>
        <w:rPr>
          <w:rFonts w:ascii="Times New Roman" w:hAnsi="Times New Roman"/>
          <w:szCs w:val="24"/>
        </w:rPr>
        <w:t>r</w:t>
      </w:r>
      <w:r w:rsidRPr="00273F2D">
        <w:rPr>
          <w:rFonts w:ascii="Times New Roman" w:hAnsi="Times New Roman"/>
          <w:szCs w:val="24"/>
        </w:rPr>
        <w:t xml:space="preserve">egimes and </w:t>
      </w:r>
      <w:r>
        <w:rPr>
          <w:rFonts w:ascii="Times New Roman" w:hAnsi="Times New Roman"/>
          <w:szCs w:val="24"/>
        </w:rPr>
        <w:t>e</w:t>
      </w:r>
      <w:r w:rsidRPr="00273F2D">
        <w:rPr>
          <w:rFonts w:ascii="Times New Roman" w:hAnsi="Times New Roman"/>
          <w:szCs w:val="24"/>
        </w:rPr>
        <w:t xml:space="preserve">cosystem </w:t>
      </w:r>
      <w:r>
        <w:rPr>
          <w:rFonts w:ascii="Times New Roman" w:hAnsi="Times New Roman"/>
          <w:szCs w:val="24"/>
        </w:rPr>
        <w:t>p</w:t>
      </w:r>
      <w:r w:rsidRPr="00250FA4">
        <w:rPr>
          <w:rFonts w:ascii="Times New Roman" w:hAnsi="Times New Roman"/>
          <w:szCs w:val="24"/>
        </w:rPr>
        <w:t>roperties</w:t>
      </w:r>
      <w:r>
        <w:rPr>
          <w:rFonts w:ascii="Times New Roman" w:hAnsi="Times New Roman"/>
          <w:szCs w:val="24"/>
        </w:rPr>
        <w:t>’. (</w:t>
      </w:r>
      <w:proofErr w:type="spellStart"/>
      <w:r>
        <w:rPr>
          <w:rFonts w:ascii="Times New Roman" w:hAnsi="Times New Roman"/>
          <w:szCs w:val="24"/>
        </w:rPr>
        <w:t>Eds</w:t>
      </w:r>
      <w:proofErr w:type="spellEnd"/>
      <w:r>
        <w:rPr>
          <w:rFonts w:ascii="Times New Roman" w:hAnsi="Times New Roman"/>
          <w:szCs w:val="24"/>
        </w:rPr>
        <w:t xml:space="preserve"> Mooney </w:t>
      </w:r>
      <w:r w:rsidRPr="00C16A71">
        <w:rPr>
          <w:rFonts w:ascii="Times New Roman" w:hAnsi="Times New Roman"/>
          <w:szCs w:val="24"/>
        </w:rPr>
        <w:t>HA</w:t>
      </w:r>
      <w:r>
        <w:rPr>
          <w:rFonts w:ascii="Times New Roman" w:hAnsi="Times New Roman"/>
          <w:szCs w:val="24"/>
        </w:rPr>
        <w:t xml:space="preserve">, </w:t>
      </w:r>
      <w:proofErr w:type="spellStart"/>
      <w:r>
        <w:rPr>
          <w:rFonts w:ascii="Times New Roman" w:hAnsi="Times New Roman"/>
          <w:szCs w:val="24"/>
        </w:rPr>
        <w:t>Bonnicksen</w:t>
      </w:r>
      <w:proofErr w:type="spellEnd"/>
      <w:r>
        <w:rPr>
          <w:rFonts w:ascii="Times New Roman" w:hAnsi="Times New Roman"/>
          <w:szCs w:val="24"/>
        </w:rPr>
        <w:t xml:space="preserve"> TM, Christensen NL)</w:t>
      </w:r>
      <w:r w:rsidRPr="00250FA4">
        <w:rPr>
          <w:rFonts w:ascii="Times New Roman" w:hAnsi="Times New Roman"/>
          <w:szCs w:val="24"/>
        </w:rPr>
        <w:t xml:space="preserve"> pp. 58-89. USDA Forest</w:t>
      </w:r>
      <w:r>
        <w:rPr>
          <w:rFonts w:ascii="Times New Roman" w:hAnsi="Times New Roman"/>
          <w:szCs w:val="24"/>
        </w:rPr>
        <w:t xml:space="preserve"> </w:t>
      </w:r>
      <w:r w:rsidRPr="00250FA4">
        <w:rPr>
          <w:rFonts w:ascii="Times New Roman" w:hAnsi="Times New Roman"/>
          <w:szCs w:val="24"/>
        </w:rPr>
        <w:t xml:space="preserve">Service, </w:t>
      </w:r>
      <w:r>
        <w:rPr>
          <w:rFonts w:ascii="Times New Roman" w:hAnsi="Times New Roman"/>
          <w:szCs w:val="24"/>
        </w:rPr>
        <w:t xml:space="preserve">Washington Office </w:t>
      </w:r>
      <w:r w:rsidRPr="00250FA4">
        <w:rPr>
          <w:rFonts w:ascii="Times New Roman" w:hAnsi="Times New Roman"/>
          <w:szCs w:val="24"/>
        </w:rPr>
        <w:t>Gen</w:t>
      </w:r>
      <w:r>
        <w:rPr>
          <w:rFonts w:ascii="Times New Roman" w:hAnsi="Times New Roman"/>
          <w:szCs w:val="24"/>
        </w:rPr>
        <w:t xml:space="preserve">. </w:t>
      </w:r>
      <w:r w:rsidRPr="00250FA4">
        <w:rPr>
          <w:rFonts w:ascii="Times New Roman" w:hAnsi="Times New Roman"/>
          <w:szCs w:val="24"/>
        </w:rPr>
        <w:t>Tech</w:t>
      </w:r>
      <w:r>
        <w:rPr>
          <w:rFonts w:ascii="Times New Roman" w:hAnsi="Times New Roman"/>
          <w:szCs w:val="24"/>
        </w:rPr>
        <w:t>.</w:t>
      </w:r>
      <w:r w:rsidRPr="00250FA4">
        <w:rPr>
          <w:rFonts w:ascii="Times New Roman" w:hAnsi="Times New Roman"/>
          <w:szCs w:val="24"/>
        </w:rPr>
        <w:t xml:space="preserve"> Rep</w:t>
      </w:r>
      <w:r>
        <w:rPr>
          <w:rFonts w:ascii="Times New Roman" w:hAnsi="Times New Roman"/>
          <w:szCs w:val="24"/>
        </w:rPr>
        <w:t xml:space="preserve">. </w:t>
      </w:r>
      <w:r w:rsidRPr="00273F2D">
        <w:rPr>
          <w:rFonts w:ascii="Times New Roman" w:hAnsi="Times New Roman"/>
          <w:szCs w:val="24"/>
        </w:rPr>
        <w:t>WO-GTR-26</w:t>
      </w:r>
      <w:r>
        <w:rPr>
          <w:rFonts w:ascii="Times New Roman" w:hAnsi="Times New Roman"/>
          <w:szCs w:val="24"/>
        </w:rPr>
        <w:t xml:space="preserve"> (Washington DC)</w:t>
      </w:r>
    </w:p>
    <w:p w:rsidR="008B5AA0" w:rsidRPr="00837AC7" w:rsidRDefault="008B5AA0" w:rsidP="009A4E6C">
      <w:pPr>
        <w:pStyle w:val="ThesisReferences"/>
        <w:spacing w:after="0" w:line="480" w:lineRule="auto"/>
        <w:ind w:left="720" w:hangingChars="300" w:hanging="720"/>
        <w:rPr>
          <w:rFonts w:ascii="Times New Roman" w:hAnsi="Times New Roman"/>
        </w:rPr>
      </w:pPr>
      <w:proofErr w:type="gramStart"/>
      <w:r w:rsidRPr="00837AC7">
        <w:rPr>
          <w:rFonts w:ascii="Times New Roman" w:hAnsi="Times New Roman"/>
        </w:rPr>
        <w:t>LANDFIRE.</w:t>
      </w:r>
      <w:proofErr w:type="gramEnd"/>
      <w:r w:rsidRPr="00837AC7">
        <w:rPr>
          <w:rFonts w:ascii="Times New Roman" w:hAnsi="Times New Roman"/>
        </w:rPr>
        <w:t xml:space="preserve"> </w:t>
      </w:r>
      <w:proofErr w:type="gramStart"/>
      <w:r w:rsidRPr="00837AC7">
        <w:rPr>
          <w:rFonts w:ascii="Times New Roman" w:hAnsi="Times New Roman"/>
        </w:rPr>
        <w:t xml:space="preserve">[Homepage of the LANDFIRE Project, </w:t>
      </w:r>
      <w:r w:rsidR="005A29D1">
        <w:rPr>
          <w:rFonts w:ascii="Times New Roman" w:hAnsi="Times New Roman"/>
        </w:rPr>
        <w:t>USDA Forest Service</w:t>
      </w:r>
      <w:r w:rsidRPr="00837AC7">
        <w:rPr>
          <w:rFonts w:ascii="Times New Roman" w:hAnsi="Times New Roman"/>
        </w:rPr>
        <w:t>; U.S. Department of Interior], [Online].</w:t>
      </w:r>
      <w:proofErr w:type="gramEnd"/>
      <w:r w:rsidRPr="00837AC7">
        <w:rPr>
          <w:rFonts w:ascii="Times New Roman" w:hAnsi="Times New Roman"/>
        </w:rPr>
        <w:t xml:space="preserve"> Available: http://www.landfire.gov/index.php [2011, February 13]. </w:t>
      </w:r>
    </w:p>
    <w:p w:rsidR="008B5AA0" w:rsidRPr="00837AC7" w:rsidRDefault="008B5AA0" w:rsidP="009A4E6C">
      <w:pPr>
        <w:spacing w:line="480" w:lineRule="auto"/>
        <w:ind w:left="720" w:hangingChars="300" w:hanging="720"/>
        <w:rPr>
          <w:rFonts w:ascii="Times New Roman" w:eastAsia="Times New Roman" w:hAnsi="Times New Roman"/>
          <w:szCs w:val="24"/>
        </w:rPr>
      </w:pPr>
      <w:proofErr w:type="spellStart"/>
      <w:r>
        <w:rPr>
          <w:rFonts w:ascii="Times New Roman" w:eastAsia="Times New Roman" w:hAnsi="Times New Roman"/>
          <w:szCs w:val="24"/>
        </w:rPr>
        <w:t>Lasko</w:t>
      </w:r>
      <w:proofErr w:type="spellEnd"/>
      <w:r>
        <w:rPr>
          <w:rFonts w:ascii="Times New Roman" w:eastAsia="Times New Roman" w:hAnsi="Times New Roman"/>
          <w:szCs w:val="24"/>
        </w:rPr>
        <w:t xml:space="preserve"> R </w:t>
      </w:r>
      <w:r w:rsidR="003A3F2B">
        <w:rPr>
          <w:rFonts w:ascii="Times New Roman" w:eastAsia="Times New Roman" w:hAnsi="Times New Roman"/>
          <w:szCs w:val="24"/>
        </w:rPr>
        <w:t>(20</w:t>
      </w:r>
      <w:r>
        <w:rPr>
          <w:rFonts w:ascii="Times New Roman" w:eastAsia="Times New Roman" w:hAnsi="Times New Roman"/>
          <w:szCs w:val="24"/>
        </w:rPr>
        <w:t>1</w:t>
      </w:r>
      <w:r w:rsidR="003A3F2B">
        <w:rPr>
          <w:rFonts w:ascii="Times New Roman" w:eastAsia="Times New Roman" w:hAnsi="Times New Roman"/>
          <w:szCs w:val="24"/>
        </w:rPr>
        <w:t>0)</w:t>
      </w:r>
      <w:r>
        <w:rPr>
          <w:rFonts w:ascii="Times New Roman" w:eastAsia="Times New Roman" w:hAnsi="Times New Roman"/>
          <w:szCs w:val="24"/>
        </w:rPr>
        <w:t xml:space="preserve"> Implementing federal wildland fire policy – responding to change. </w:t>
      </w:r>
      <w:r>
        <w:rPr>
          <w:rFonts w:ascii="Times New Roman" w:eastAsia="Times New Roman" w:hAnsi="Times New Roman"/>
          <w:i/>
          <w:szCs w:val="24"/>
        </w:rPr>
        <w:t xml:space="preserve">Fire </w:t>
      </w:r>
      <w:r w:rsidRPr="00837AC7">
        <w:rPr>
          <w:rFonts w:ascii="Times New Roman" w:eastAsia="Times New Roman" w:hAnsi="Times New Roman"/>
          <w:i/>
          <w:szCs w:val="24"/>
        </w:rPr>
        <w:t>Management Today</w:t>
      </w:r>
      <w:r w:rsidRPr="00837AC7">
        <w:rPr>
          <w:rFonts w:ascii="Times New Roman" w:eastAsia="Times New Roman" w:hAnsi="Times New Roman"/>
          <w:szCs w:val="24"/>
        </w:rPr>
        <w:t xml:space="preserve"> </w:t>
      </w:r>
      <w:r w:rsidRPr="005A29D1">
        <w:rPr>
          <w:rFonts w:ascii="Times New Roman" w:eastAsia="Times New Roman" w:hAnsi="Times New Roman"/>
          <w:b/>
          <w:szCs w:val="24"/>
        </w:rPr>
        <w:t>70</w:t>
      </w:r>
      <w:r w:rsidRPr="00837AC7">
        <w:rPr>
          <w:rFonts w:ascii="Times New Roman" w:eastAsia="Times New Roman" w:hAnsi="Times New Roman"/>
          <w:szCs w:val="24"/>
        </w:rPr>
        <w:t>(1)</w:t>
      </w:r>
      <w:r w:rsidR="005A29D1">
        <w:rPr>
          <w:rFonts w:ascii="Times New Roman" w:eastAsia="Times New Roman" w:hAnsi="Times New Roman"/>
          <w:szCs w:val="24"/>
        </w:rPr>
        <w:t>,</w:t>
      </w:r>
      <w:r w:rsidRPr="00837AC7">
        <w:rPr>
          <w:rFonts w:ascii="Times New Roman" w:eastAsia="Times New Roman" w:hAnsi="Times New Roman"/>
          <w:szCs w:val="24"/>
        </w:rPr>
        <w:t xml:space="preserve"> 5-7.</w:t>
      </w:r>
    </w:p>
    <w:p w:rsidR="008B5AA0" w:rsidRPr="008900E8" w:rsidRDefault="008900E8" w:rsidP="009A4E6C">
      <w:pPr>
        <w:pStyle w:val="ThesisReferences"/>
        <w:spacing w:after="0" w:line="480" w:lineRule="auto"/>
        <w:ind w:left="720" w:hangingChars="300" w:hanging="720"/>
        <w:rPr>
          <w:rFonts w:ascii="Times New Roman" w:hAnsi="Times New Roman"/>
        </w:rPr>
      </w:pPr>
      <w:r w:rsidRPr="008900E8">
        <w:rPr>
          <w:rStyle w:val="referencetext"/>
          <w:rFonts w:ascii="Times New Roman" w:hAnsi="Times New Roman"/>
        </w:rPr>
        <w:t xml:space="preserve">Miller C </w:t>
      </w:r>
      <w:r w:rsidR="003A3F2B">
        <w:rPr>
          <w:rStyle w:val="referencetext"/>
          <w:rFonts w:ascii="Times New Roman" w:hAnsi="Times New Roman"/>
        </w:rPr>
        <w:t>(20</w:t>
      </w:r>
      <w:r w:rsidRPr="008900E8">
        <w:rPr>
          <w:rStyle w:val="referencetext"/>
          <w:rFonts w:ascii="Times New Roman" w:hAnsi="Times New Roman"/>
        </w:rPr>
        <w:t>0</w:t>
      </w:r>
      <w:r w:rsidR="003A3F2B">
        <w:rPr>
          <w:rStyle w:val="referencetext"/>
          <w:rFonts w:ascii="Times New Roman" w:hAnsi="Times New Roman"/>
        </w:rPr>
        <w:t>3)</w:t>
      </w:r>
      <w:r w:rsidRPr="008900E8">
        <w:rPr>
          <w:rStyle w:val="referencetext"/>
          <w:rFonts w:ascii="Times New Roman" w:hAnsi="Times New Roman"/>
        </w:rPr>
        <w:t xml:space="preserve"> Wildland Fire Use: a wilderness perspective on fuel management</w:t>
      </w:r>
      <w:r w:rsidR="003B1BDC">
        <w:rPr>
          <w:rStyle w:val="referencetext"/>
          <w:rFonts w:ascii="Times New Roman" w:hAnsi="Times New Roman"/>
        </w:rPr>
        <w:t xml:space="preserve">. </w:t>
      </w:r>
      <w:proofErr w:type="gramStart"/>
      <w:r w:rsidRPr="008900E8">
        <w:rPr>
          <w:rStyle w:val="referencetext"/>
          <w:rFonts w:ascii="Times New Roman" w:hAnsi="Times New Roman"/>
        </w:rPr>
        <w:t xml:space="preserve">In </w:t>
      </w:r>
      <w:r w:rsidR="003B1BDC">
        <w:rPr>
          <w:rStyle w:val="referencetext"/>
          <w:rFonts w:ascii="Times New Roman" w:hAnsi="Times New Roman"/>
        </w:rPr>
        <w:t>‘</w:t>
      </w:r>
      <w:r w:rsidRPr="008900E8">
        <w:rPr>
          <w:rStyle w:val="referencetext"/>
          <w:rFonts w:ascii="Times New Roman" w:hAnsi="Times New Roman"/>
        </w:rPr>
        <w:t>Fire, Fuel Treatme</w:t>
      </w:r>
      <w:r w:rsidR="003B1BDC">
        <w:rPr>
          <w:rStyle w:val="referencetext"/>
          <w:rFonts w:ascii="Times New Roman" w:hAnsi="Times New Roman"/>
        </w:rPr>
        <w:t>nts, and Ecological Restoration’.</w:t>
      </w:r>
      <w:proofErr w:type="gramEnd"/>
      <w:r w:rsidR="003B1BDC">
        <w:rPr>
          <w:rStyle w:val="referencetext"/>
          <w:rFonts w:ascii="Times New Roman" w:hAnsi="Times New Roman"/>
        </w:rPr>
        <w:t xml:space="preserve"> (</w:t>
      </w:r>
      <w:proofErr w:type="spellStart"/>
      <w:r w:rsidR="003B1BDC">
        <w:rPr>
          <w:rStyle w:val="referencetext"/>
          <w:rFonts w:ascii="Times New Roman" w:hAnsi="Times New Roman"/>
        </w:rPr>
        <w:t>Eds</w:t>
      </w:r>
      <w:proofErr w:type="spellEnd"/>
      <w:r w:rsidR="003B1BDC">
        <w:rPr>
          <w:rStyle w:val="referencetext"/>
          <w:rFonts w:ascii="Times New Roman" w:hAnsi="Times New Roman"/>
        </w:rPr>
        <w:t xml:space="preserve"> </w:t>
      </w:r>
      <w:r w:rsidR="003B1BDC" w:rsidRPr="008900E8">
        <w:rPr>
          <w:rStyle w:val="referencetext"/>
          <w:rFonts w:ascii="Times New Roman" w:hAnsi="Times New Roman"/>
        </w:rPr>
        <w:t>Omi PN,</w:t>
      </w:r>
      <w:r w:rsidR="00273F2D">
        <w:rPr>
          <w:rStyle w:val="referencetext"/>
          <w:rFonts w:ascii="Times New Roman" w:hAnsi="Times New Roman"/>
        </w:rPr>
        <w:t xml:space="preserve"> </w:t>
      </w:r>
      <w:r w:rsidR="003B1BDC" w:rsidRPr="008900E8">
        <w:rPr>
          <w:rStyle w:val="referencetext"/>
          <w:rFonts w:ascii="Times New Roman" w:hAnsi="Times New Roman"/>
        </w:rPr>
        <w:t>Joyce LA),</w:t>
      </w:r>
      <w:r w:rsidRPr="008900E8">
        <w:rPr>
          <w:rStyle w:val="referencetext"/>
          <w:rFonts w:ascii="Times New Roman" w:hAnsi="Times New Roman"/>
        </w:rPr>
        <w:t xml:space="preserve"> </w:t>
      </w:r>
      <w:r w:rsidR="003B1BDC">
        <w:rPr>
          <w:rStyle w:val="referencetext"/>
          <w:rFonts w:ascii="Times New Roman" w:hAnsi="Times New Roman"/>
        </w:rPr>
        <w:t>pp. 379-386.</w:t>
      </w:r>
      <w:r w:rsidR="003B1BDC" w:rsidRPr="008900E8">
        <w:rPr>
          <w:rStyle w:val="referencetext"/>
          <w:rFonts w:ascii="Times New Roman" w:hAnsi="Times New Roman"/>
        </w:rPr>
        <w:t xml:space="preserve"> </w:t>
      </w:r>
      <w:proofErr w:type="gramStart"/>
      <w:r w:rsidRPr="008900E8">
        <w:rPr>
          <w:rStyle w:val="referencetext"/>
          <w:rFonts w:ascii="Times New Roman" w:hAnsi="Times New Roman"/>
        </w:rPr>
        <w:t>US</w:t>
      </w:r>
      <w:r w:rsidR="003B1BDC">
        <w:rPr>
          <w:rStyle w:val="referencetext"/>
          <w:rFonts w:ascii="Times New Roman" w:hAnsi="Times New Roman"/>
        </w:rPr>
        <w:t>DA</w:t>
      </w:r>
      <w:r w:rsidRPr="008900E8">
        <w:rPr>
          <w:rStyle w:val="referencetext"/>
          <w:rFonts w:ascii="Times New Roman" w:hAnsi="Times New Roman"/>
        </w:rPr>
        <w:t xml:space="preserve"> </w:t>
      </w:r>
      <w:r w:rsidRPr="008900E8">
        <w:rPr>
          <w:rStyle w:val="referencetext"/>
          <w:rFonts w:ascii="Times New Roman" w:hAnsi="Times New Roman"/>
        </w:rPr>
        <w:lastRenderedPageBreak/>
        <w:t>Forest Service, Rocky Mountain Research Station</w:t>
      </w:r>
      <w:r w:rsidR="003B1BDC" w:rsidRPr="003B1BDC">
        <w:rPr>
          <w:rStyle w:val="referencetext"/>
          <w:rFonts w:ascii="Times New Roman" w:hAnsi="Times New Roman"/>
        </w:rPr>
        <w:t xml:space="preserve"> </w:t>
      </w:r>
      <w:r w:rsidR="003B1BDC" w:rsidRPr="008900E8">
        <w:rPr>
          <w:rStyle w:val="referencetext"/>
          <w:rFonts w:ascii="Times New Roman" w:hAnsi="Times New Roman"/>
        </w:rPr>
        <w:t>Conference Proceedings P-29.</w:t>
      </w:r>
      <w:proofErr w:type="gramEnd"/>
      <w:r w:rsidR="003B1BDC" w:rsidRPr="008900E8">
        <w:rPr>
          <w:rStyle w:val="referencetext"/>
          <w:rFonts w:ascii="Times New Roman" w:hAnsi="Times New Roman"/>
        </w:rPr>
        <w:t xml:space="preserve"> </w:t>
      </w:r>
      <w:r w:rsidR="003B1BDC">
        <w:rPr>
          <w:rStyle w:val="referencetext"/>
          <w:rFonts w:ascii="Times New Roman" w:hAnsi="Times New Roman"/>
        </w:rPr>
        <w:t>(Fort Collins, CO)</w:t>
      </w:r>
    </w:p>
    <w:p w:rsidR="00E94F66" w:rsidRPr="00E94F66" w:rsidRDefault="00E94F66" w:rsidP="00E94F66">
      <w:pPr>
        <w:pStyle w:val="ThesisReferences"/>
        <w:spacing w:line="480" w:lineRule="auto"/>
        <w:ind w:left="720" w:hanging="720"/>
        <w:rPr>
          <w:rFonts w:ascii="Times New Roman" w:hAnsi="Times New Roman"/>
        </w:rPr>
      </w:pPr>
      <w:proofErr w:type="gramStart"/>
      <w:r w:rsidRPr="00E94F66">
        <w:rPr>
          <w:rFonts w:ascii="Times New Roman" w:hAnsi="Times New Roman"/>
        </w:rPr>
        <w:t>NWCG [National Wildfire Coordinating Group].</w:t>
      </w:r>
      <w:proofErr w:type="gramEnd"/>
      <w:r w:rsidRPr="00E94F66">
        <w:rPr>
          <w:rFonts w:ascii="Times New Roman" w:hAnsi="Times New Roman"/>
        </w:rPr>
        <w:t xml:space="preserve"> </w:t>
      </w:r>
      <w:r w:rsidR="003A3F2B">
        <w:rPr>
          <w:rStyle w:val="nlmyear"/>
          <w:rFonts w:ascii="Times New Roman" w:hAnsi="Times New Roman"/>
        </w:rPr>
        <w:t>(20</w:t>
      </w:r>
      <w:r w:rsidRPr="00E94F66">
        <w:rPr>
          <w:rStyle w:val="nlmyear"/>
          <w:rFonts w:ascii="Times New Roman" w:hAnsi="Times New Roman"/>
        </w:rPr>
        <w:t>0</w:t>
      </w:r>
      <w:r w:rsidR="003A3F2B">
        <w:rPr>
          <w:rStyle w:val="nlmyear"/>
          <w:rFonts w:ascii="Times New Roman" w:hAnsi="Times New Roman"/>
        </w:rPr>
        <w:t>1)</w:t>
      </w:r>
      <w:r w:rsidRPr="00E94F66">
        <w:rPr>
          <w:rFonts w:ascii="Times New Roman" w:hAnsi="Times New Roman"/>
        </w:rPr>
        <w:t xml:space="preserve"> Review and update of the 1995 federal wildland fire management policy. </w:t>
      </w:r>
      <w:proofErr w:type="gramStart"/>
      <w:r w:rsidRPr="00E94F66">
        <w:rPr>
          <w:rFonts w:ascii="Times New Roman" w:hAnsi="Times New Roman"/>
        </w:rPr>
        <w:t>National Interagency Fire Center.</w:t>
      </w:r>
      <w:proofErr w:type="gramEnd"/>
      <w:r w:rsidRPr="00E94F66">
        <w:rPr>
          <w:rFonts w:ascii="Times New Roman" w:hAnsi="Times New Roman"/>
        </w:rPr>
        <w:t xml:space="preserve"> Boise, Idaho, USA. </w:t>
      </w:r>
    </w:p>
    <w:p w:rsidR="008B5AA0" w:rsidRPr="00837AC7" w:rsidRDefault="008B5AA0" w:rsidP="00E94F66">
      <w:pPr>
        <w:pStyle w:val="ThesisReferences"/>
        <w:spacing w:after="0" w:line="480" w:lineRule="auto"/>
        <w:ind w:left="720" w:hangingChars="300" w:hanging="720"/>
        <w:rPr>
          <w:rFonts w:ascii="Times New Roman" w:hAnsi="Times New Roman"/>
        </w:rPr>
      </w:pPr>
      <w:proofErr w:type="gramStart"/>
      <w:r w:rsidRPr="00E94F66">
        <w:rPr>
          <w:rFonts w:ascii="Times New Roman" w:hAnsi="Times New Roman"/>
        </w:rPr>
        <w:t>OD</w:t>
      </w:r>
      <w:r w:rsidRPr="00837AC7">
        <w:rPr>
          <w:rFonts w:ascii="Times New Roman" w:hAnsi="Times New Roman"/>
        </w:rPr>
        <w:t>F [1] [Oregon Department of Forestry].</w:t>
      </w:r>
      <w:proofErr w:type="gramEnd"/>
      <w:r w:rsidRPr="00837AC7">
        <w:rPr>
          <w:rFonts w:ascii="Times New Roman" w:hAnsi="Times New Roman"/>
        </w:rPr>
        <w:t xml:space="preserve"> [Log Price Information] </w:t>
      </w:r>
      <w:proofErr w:type="gramStart"/>
      <w:r w:rsidRPr="00837AC7">
        <w:rPr>
          <w:rFonts w:ascii="Times New Roman" w:hAnsi="Times New Roman"/>
        </w:rPr>
        <w:t>[Online].</w:t>
      </w:r>
      <w:proofErr w:type="gramEnd"/>
      <w:r w:rsidRPr="00837AC7">
        <w:rPr>
          <w:rFonts w:ascii="Times New Roman" w:hAnsi="Times New Roman"/>
        </w:rPr>
        <w:t xml:space="preserve"> Available: http://www.oregon.gov/ODF/STATE_FORESTS/TIMBER_SALES/logP304.shtml [2011, April 12].</w:t>
      </w:r>
    </w:p>
    <w:p w:rsidR="008B5AA0" w:rsidRDefault="008B5AA0" w:rsidP="009A4E6C">
      <w:pPr>
        <w:pStyle w:val="ThesisReferences"/>
        <w:spacing w:after="0" w:line="480" w:lineRule="auto"/>
        <w:ind w:left="720" w:hangingChars="300" w:hanging="720"/>
        <w:rPr>
          <w:rFonts w:ascii="Times New Roman" w:hAnsi="Times New Roman"/>
        </w:rPr>
      </w:pPr>
      <w:proofErr w:type="gramStart"/>
      <w:r w:rsidRPr="00837AC7">
        <w:rPr>
          <w:rFonts w:ascii="Times New Roman" w:hAnsi="Times New Roman"/>
        </w:rPr>
        <w:t>ODF [2] [Oregon Department of Forestry].</w:t>
      </w:r>
      <w:proofErr w:type="gramEnd"/>
      <w:r w:rsidRPr="00837AC7">
        <w:rPr>
          <w:rFonts w:ascii="Times New Roman" w:hAnsi="Times New Roman"/>
        </w:rPr>
        <w:t xml:space="preserve"> [</w:t>
      </w:r>
      <w:proofErr w:type="spellStart"/>
      <w:r w:rsidRPr="00837AC7">
        <w:rPr>
          <w:rFonts w:ascii="Times New Roman" w:hAnsi="Times New Roman"/>
        </w:rPr>
        <w:t>Log</w:t>
      </w:r>
      <w:proofErr w:type="spellEnd"/>
      <w:r w:rsidRPr="00837AC7">
        <w:rPr>
          <w:rFonts w:ascii="Times New Roman" w:hAnsi="Times New Roman"/>
        </w:rPr>
        <w:t xml:space="preserve"> Term Definitions] </w:t>
      </w:r>
      <w:proofErr w:type="gramStart"/>
      <w:r w:rsidRPr="00837AC7">
        <w:rPr>
          <w:rFonts w:ascii="Times New Roman" w:hAnsi="Times New Roman"/>
        </w:rPr>
        <w:t>[Online].</w:t>
      </w:r>
      <w:proofErr w:type="gramEnd"/>
      <w:r w:rsidRPr="00837AC7">
        <w:rPr>
          <w:rFonts w:ascii="Times New Roman" w:hAnsi="Times New Roman"/>
        </w:rPr>
        <w:t xml:space="preserve"> Available: http://www.oregon.gov/ODF/STATE_FORESTS/TIMBER_SALES/LOGPDEF.shtml [2011, April 12].</w:t>
      </w:r>
    </w:p>
    <w:p w:rsidR="003F2D7B" w:rsidRPr="003F0D67" w:rsidRDefault="003F2D7B" w:rsidP="009A4E6C">
      <w:pPr>
        <w:pStyle w:val="ThesisReferences"/>
        <w:spacing w:after="0" w:line="480" w:lineRule="auto"/>
        <w:ind w:left="720" w:hangingChars="300" w:hanging="720"/>
        <w:rPr>
          <w:rFonts w:ascii="Times New Roman" w:hAnsi="Times New Roman"/>
        </w:rPr>
      </w:pPr>
      <w:proofErr w:type="spellStart"/>
      <w:r>
        <w:rPr>
          <w:rFonts w:ascii="Times New Roman" w:hAnsi="Times New Roman"/>
        </w:rPr>
        <w:t>Ohmann</w:t>
      </w:r>
      <w:proofErr w:type="spellEnd"/>
      <w:r>
        <w:rPr>
          <w:rFonts w:ascii="Times New Roman" w:hAnsi="Times New Roman"/>
        </w:rPr>
        <w:t xml:space="preserve"> JL</w:t>
      </w:r>
      <w:r w:rsidR="00ED1797">
        <w:rPr>
          <w:rFonts w:ascii="Times New Roman" w:hAnsi="Times New Roman"/>
        </w:rPr>
        <w:t>,</w:t>
      </w:r>
      <w:r w:rsidR="00273F2D">
        <w:rPr>
          <w:rFonts w:ascii="Times New Roman" w:hAnsi="Times New Roman"/>
        </w:rPr>
        <w:t xml:space="preserve"> </w:t>
      </w:r>
      <w:r w:rsidR="003471C8">
        <w:rPr>
          <w:rFonts w:ascii="Times New Roman" w:hAnsi="Times New Roman"/>
        </w:rPr>
        <w:t xml:space="preserve">Gregory </w:t>
      </w:r>
      <w:r>
        <w:rPr>
          <w:rFonts w:ascii="Times New Roman" w:hAnsi="Times New Roman"/>
        </w:rPr>
        <w:t>MJ</w:t>
      </w:r>
      <w:r w:rsidR="003471C8">
        <w:rPr>
          <w:rFonts w:ascii="Times New Roman" w:hAnsi="Times New Roman"/>
        </w:rPr>
        <w:t xml:space="preserve"> </w:t>
      </w:r>
      <w:r w:rsidR="003A3F2B">
        <w:rPr>
          <w:rFonts w:ascii="Times New Roman" w:hAnsi="Times New Roman"/>
        </w:rPr>
        <w:t>(20</w:t>
      </w:r>
      <w:r>
        <w:rPr>
          <w:rFonts w:ascii="Times New Roman" w:hAnsi="Times New Roman"/>
        </w:rPr>
        <w:t>0</w:t>
      </w:r>
      <w:r w:rsidR="003A3F2B">
        <w:rPr>
          <w:rFonts w:ascii="Times New Roman" w:hAnsi="Times New Roman"/>
        </w:rPr>
        <w:t>2)</w:t>
      </w:r>
      <w:r>
        <w:rPr>
          <w:rFonts w:ascii="Times New Roman" w:hAnsi="Times New Roman"/>
        </w:rPr>
        <w:t xml:space="preserve"> Predictive mapping of forest composition and structure with direct gradient analysis and nearest-neighbor imputation in coastal Oregon, U.S.A. </w:t>
      </w:r>
      <w:r w:rsidR="003F0D67">
        <w:rPr>
          <w:rFonts w:ascii="Times New Roman" w:hAnsi="Times New Roman"/>
          <w:i/>
        </w:rPr>
        <w:t>Canadian Jou</w:t>
      </w:r>
      <w:r w:rsidR="00465087">
        <w:rPr>
          <w:rFonts w:ascii="Times New Roman" w:hAnsi="Times New Roman"/>
          <w:i/>
        </w:rPr>
        <w:t>r</w:t>
      </w:r>
      <w:r w:rsidR="003F0D67">
        <w:rPr>
          <w:rFonts w:ascii="Times New Roman" w:hAnsi="Times New Roman"/>
          <w:i/>
        </w:rPr>
        <w:t>nal of Forest Res</w:t>
      </w:r>
      <w:r w:rsidR="00186734">
        <w:rPr>
          <w:rFonts w:ascii="Times New Roman" w:hAnsi="Times New Roman"/>
          <w:i/>
        </w:rPr>
        <w:t>earch</w:t>
      </w:r>
      <w:r w:rsidR="003F0D67">
        <w:rPr>
          <w:rFonts w:ascii="Times New Roman" w:hAnsi="Times New Roman"/>
        </w:rPr>
        <w:t xml:space="preserve"> </w:t>
      </w:r>
      <w:r w:rsidR="003F0D67" w:rsidRPr="005A29D1">
        <w:rPr>
          <w:rFonts w:ascii="Times New Roman" w:hAnsi="Times New Roman"/>
          <w:b/>
        </w:rPr>
        <w:t>32</w:t>
      </w:r>
      <w:r w:rsidR="005A29D1">
        <w:rPr>
          <w:rFonts w:ascii="Times New Roman" w:hAnsi="Times New Roman"/>
        </w:rPr>
        <w:t>,</w:t>
      </w:r>
      <w:r w:rsidR="003F0D67">
        <w:rPr>
          <w:rFonts w:ascii="Times New Roman" w:hAnsi="Times New Roman"/>
        </w:rPr>
        <w:t xml:space="preserve"> 725-741.</w:t>
      </w:r>
    </w:p>
    <w:p w:rsidR="008B5AA0" w:rsidRDefault="008B5AA0" w:rsidP="009A4E6C">
      <w:pPr>
        <w:pStyle w:val="ThesisReferences"/>
        <w:spacing w:after="0" w:line="480" w:lineRule="auto"/>
        <w:ind w:left="720" w:hangingChars="300" w:hanging="720"/>
        <w:rPr>
          <w:rFonts w:ascii="Times New Roman" w:hAnsi="Times New Roman"/>
        </w:rPr>
      </w:pPr>
      <w:proofErr w:type="spellStart"/>
      <w:r w:rsidRPr="00837AC7">
        <w:rPr>
          <w:rFonts w:ascii="Times New Roman" w:hAnsi="Times New Roman"/>
        </w:rPr>
        <w:t>Pollet</w:t>
      </w:r>
      <w:proofErr w:type="spellEnd"/>
      <w:r w:rsidRPr="00837AC7">
        <w:rPr>
          <w:rFonts w:ascii="Times New Roman" w:hAnsi="Times New Roman"/>
        </w:rPr>
        <w:t xml:space="preserve"> J</w:t>
      </w:r>
      <w:r w:rsidR="00ED1797">
        <w:rPr>
          <w:rFonts w:ascii="Times New Roman" w:hAnsi="Times New Roman"/>
        </w:rPr>
        <w:t>,</w:t>
      </w:r>
      <w:r w:rsidR="00273F2D">
        <w:rPr>
          <w:rFonts w:ascii="Times New Roman" w:hAnsi="Times New Roman"/>
        </w:rPr>
        <w:t xml:space="preserve"> </w:t>
      </w:r>
      <w:r w:rsidR="00E32B74">
        <w:rPr>
          <w:rFonts w:ascii="Times New Roman" w:hAnsi="Times New Roman"/>
        </w:rPr>
        <w:t xml:space="preserve">Omi </w:t>
      </w:r>
      <w:r w:rsidRPr="00837AC7">
        <w:rPr>
          <w:rFonts w:ascii="Times New Roman" w:hAnsi="Times New Roman"/>
        </w:rPr>
        <w:t xml:space="preserve">PN </w:t>
      </w:r>
      <w:r w:rsidR="003A3F2B">
        <w:rPr>
          <w:rFonts w:ascii="Times New Roman" w:hAnsi="Times New Roman"/>
        </w:rPr>
        <w:t>(20</w:t>
      </w:r>
      <w:r w:rsidRPr="00837AC7">
        <w:rPr>
          <w:rFonts w:ascii="Times New Roman" w:hAnsi="Times New Roman"/>
        </w:rPr>
        <w:t>0</w:t>
      </w:r>
      <w:r w:rsidR="003A3F2B">
        <w:rPr>
          <w:rFonts w:ascii="Times New Roman" w:hAnsi="Times New Roman"/>
        </w:rPr>
        <w:t>2)</w:t>
      </w:r>
      <w:r w:rsidRPr="00837AC7">
        <w:rPr>
          <w:rFonts w:ascii="Times New Roman" w:hAnsi="Times New Roman"/>
        </w:rPr>
        <w:t xml:space="preserve"> Effect of thinning and prescribed burning on crown fire severity in ponderosa pine forests. </w:t>
      </w:r>
      <w:r w:rsidRPr="00837AC7">
        <w:rPr>
          <w:rFonts w:ascii="Times New Roman" w:hAnsi="Times New Roman"/>
          <w:i/>
        </w:rPr>
        <w:t>International Journal of Wildland Fire</w:t>
      </w:r>
      <w:r w:rsidRPr="00837AC7">
        <w:rPr>
          <w:rFonts w:ascii="Times New Roman" w:hAnsi="Times New Roman"/>
        </w:rPr>
        <w:t xml:space="preserve"> </w:t>
      </w:r>
      <w:r w:rsidRPr="005A29D1">
        <w:rPr>
          <w:rFonts w:ascii="Times New Roman" w:hAnsi="Times New Roman"/>
          <w:b/>
        </w:rPr>
        <w:t>11</w:t>
      </w:r>
      <w:r w:rsidR="005A29D1">
        <w:rPr>
          <w:rFonts w:ascii="Times New Roman" w:hAnsi="Times New Roman"/>
        </w:rPr>
        <w:t>,</w:t>
      </w:r>
      <w:r w:rsidRPr="00837AC7">
        <w:rPr>
          <w:rFonts w:ascii="Times New Roman" w:hAnsi="Times New Roman"/>
        </w:rPr>
        <w:t xml:space="preserve"> 1-10.</w:t>
      </w:r>
    </w:p>
    <w:p w:rsidR="0030430D" w:rsidRPr="0030430D" w:rsidRDefault="0030430D" w:rsidP="009A4E6C">
      <w:pPr>
        <w:pStyle w:val="ThesisReferences"/>
        <w:spacing w:after="0" w:line="480" w:lineRule="auto"/>
        <w:ind w:left="720" w:hangingChars="300" w:hanging="720"/>
        <w:rPr>
          <w:rFonts w:ascii="Times New Roman" w:hAnsi="Times New Roman"/>
        </w:rPr>
      </w:pPr>
      <w:r>
        <w:rPr>
          <w:rFonts w:ascii="Times New Roman" w:hAnsi="Times New Roman"/>
        </w:rPr>
        <w:t xml:space="preserve">Powell, WB (2009) </w:t>
      </w:r>
      <w:proofErr w:type="gramStart"/>
      <w:r>
        <w:rPr>
          <w:rFonts w:ascii="Times New Roman" w:hAnsi="Times New Roman"/>
        </w:rPr>
        <w:t>What</w:t>
      </w:r>
      <w:proofErr w:type="gramEnd"/>
      <w:r>
        <w:rPr>
          <w:rFonts w:ascii="Times New Roman" w:hAnsi="Times New Roman"/>
        </w:rPr>
        <w:t xml:space="preserve"> you should know about approximate dynamic programming. </w:t>
      </w:r>
      <w:r>
        <w:rPr>
          <w:rFonts w:ascii="Times New Roman" w:hAnsi="Times New Roman"/>
          <w:i/>
        </w:rPr>
        <w:t>Naval Research Logistics</w:t>
      </w:r>
      <w:r>
        <w:rPr>
          <w:rFonts w:ascii="Times New Roman" w:hAnsi="Times New Roman"/>
        </w:rPr>
        <w:t xml:space="preserve"> 56: 239-249.</w:t>
      </w:r>
    </w:p>
    <w:p w:rsidR="008B5AA0" w:rsidRDefault="008B5AA0" w:rsidP="009A4E6C">
      <w:pPr>
        <w:pStyle w:val="ThesisReferences"/>
        <w:spacing w:after="0" w:line="480" w:lineRule="auto"/>
        <w:ind w:left="720" w:hangingChars="300" w:hanging="720"/>
        <w:rPr>
          <w:rFonts w:ascii="Times New Roman" w:hAnsi="Times New Roman"/>
        </w:rPr>
      </w:pPr>
      <w:proofErr w:type="gramStart"/>
      <w:r w:rsidRPr="00837AC7">
        <w:rPr>
          <w:rFonts w:ascii="Times New Roman" w:hAnsi="Times New Roman"/>
        </w:rPr>
        <w:t xml:space="preserve">Row C, </w:t>
      </w:r>
      <w:r w:rsidR="00E32B74">
        <w:rPr>
          <w:rFonts w:ascii="Times New Roman" w:hAnsi="Times New Roman"/>
        </w:rPr>
        <w:t xml:space="preserve">Kaiser </w:t>
      </w:r>
      <w:r w:rsidRPr="00837AC7">
        <w:rPr>
          <w:rFonts w:ascii="Times New Roman" w:hAnsi="Times New Roman"/>
        </w:rPr>
        <w:t>HR,</w:t>
      </w:r>
      <w:r w:rsidR="00273F2D">
        <w:rPr>
          <w:rFonts w:ascii="Times New Roman" w:hAnsi="Times New Roman"/>
        </w:rPr>
        <w:t xml:space="preserve"> </w:t>
      </w:r>
      <w:r w:rsidR="00E32B74">
        <w:rPr>
          <w:rFonts w:ascii="Times New Roman" w:hAnsi="Times New Roman"/>
        </w:rPr>
        <w:t xml:space="preserve">Sessions </w:t>
      </w:r>
      <w:r w:rsidRPr="00837AC7">
        <w:rPr>
          <w:rFonts w:ascii="Times New Roman" w:hAnsi="Times New Roman"/>
        </w:rPr>
        <w:t xml:space="preserve">J </w:t>
      </w:r>
      <w:r w:rsidR="003A3F2B">
        <w:rPr>
          <w:rFonts w:ascii="Times New Roman" w:hAnsi="Times New Roman"/>
        </w:rPr>
        <w:t>(19</w:t>
      </w:r>
      <w:r w:rsidRPr="00837AC7">
        <w:rPr>
          <w:rFonts w:ascii="Times New Roman" w:hAnsi="Times New Roman"/>
        </w:rPr>
        <w:t>8</w:t>
      </w:r>
      <w:r w:rsidR="003A3F2B">
        <w:rPr>
          <w:rFonts w:ascii="Times New Roman" w:hAnsi="Times New Roman"/>
        </w:rPr>
        <w:t>1)</w:t>
      </w:r>
      <w:r w:rsidRPr="00837AC7">
        <w:rPr>
          <w:rFonts w:ascii="Times New Roman" w:hAnsi="Times New Roman"/>
        </w:rPr>
        <w:t xml:space="preserve"> Discount rate for long-term Forest Service investments.</w:t>
      </w:r>
      <w:proofErr w:type="gramEnd"/>
      <w:r w:rsidRPr="00837AC7">
        <w:rPr>
          <w:rFonts w:ascii="Times New Roman" w:hAnsi="Times New Roman"/>
        </w:rPr>
        <w:t xml:space="preserve"> </w:t>
      </w:r>
      <w:proofErr w:type="gramStart"/>
      <w:r w:rsidRPr="00837AC7">
        <w:rPr>
          <w:rFonts w:ascii="Times New Roman" w:hAnsi="Times New Roman"/>
          <w:i/>
        </w:rPr>
        <w:t>Journal of Forestry</w:t>
      </w:r>
      <w:r w:rsidRPr="00837AC7">
        <w:rPr>
          <w:rFonts w:ascii="Times New Roman" w:hAnsi="Times New Roman"/>
        </w:rPr>
        <w:t xml:space="preserve"> </w:t>
      </w:r>
      <w:r w:rsidRPr="005A29D1">
        <w:rPr>
          <w:rFonts w:ascii="Times New Roman" w:hAnsi="Times New Roman"/>
          <w:b/>
        </w:rPr>
        <w:t>79</w:t>
      </w:r>
      <w:r w:rsidR="005A29D1">
        <w:rPr>
          <w:rFonts w:ascii="Times New Roman" w:hAnsi="Times New Roman"/>
        </w:rPr>
        <w:t>,</w:t>
      </w:r>
      <w:r w:rsidRPr="00837AC7">
        <w:rPr>
          <w:rFonts w:ascii="Times New Roman" w:hAnsi="Times New Roman"/>
        </w:rPr>
        <w:t xml:space="preserve"> 367-369, 376.</w:t>
      </w:r>
      <w:proofErr w:type="gramEnd"/>
    </w:p>
    <w:p w:rsidR="000F144C" w:rsidRPr="000F144C" w:rsidRDefault="000F144C" w:rsidP="009A4E6C">
      <w:pPr>
        <w:pStyle w:val="ThesisReferences"/>
        <w:spacing w:after="0" w:line="480" w:lineRule="auto"/>
        <w:ind w:left="720" w:hangingChars="300" w:hanging="720"/>
        <w:rPr>
          <w:rFonts w:ascii="Times New Roman" w:hAnsi="Times New Roman"/>
        </w:rPr>
      </w:pPr>
      <w:proofErr w:type="spellStart"/>
      <w:r>
        <w:rPr>
          <w:rFonts w:ascii="Times New Roman" w:hAnsi="Times New Roman"/>
        </w:rPr>
        <w:t>Rummer</w:t>
      </w:r>
      <w:proofErr w:type="spellEnd"/>
      <w:r>
        <w:rPr>
          <w:rFonts w:ascii="Times New Roman" w:hAnsi="Times New Roman"/>
        </w:rPr>
        <w:t xml:space="preserve"> B (2008) Assessing the cost of fuel reduction treatments: A critical review. </w:t>
      </w:r>
      <w:r>
        <w:rPr>
          <w:rFonts w:ascii="Times New Roman" w:hAnsi="Times New Roman"/>
          <w:i/>
        </w:rPr>
        <w:t>Forest Policy and Economics</w:t>
      </w:r>
      <w:r>
        <w:rPr>
          <w:rFonts w:ascii="Times New Roman" w:hAnsi="Times New Roman"/>
        </w:rPr>
        <w:t xml:space="preserve"> </w:t>
      </w:r>
      <w:r>
        <w:rPr>
          <w:rFonts w:ascii="Times New Roman" w:hAnsi="Times New Roman"/>
          <w:b/>
        </w:rPr>
        <w:t>10</w:t>
      </w:r>
      <w:r>
        <w:rPr>
          <w:rFonts w:ascii="Times New Roman" w:hAnsi="Times New Roman"/>
        </w:rPr>
        <w:t>, 355-362.</w:t>
      </w:r>
    </w:p>
    <w:p w:rsidR="008B5AA0" w:rsidRDefault="008B5AA0" w:rsidP="009A4E6C">
      <w:pPr>
        <w:pStyle w:val="ThesisReferences"/>
        <w:spacing w:after="0" w:line="480" w:lineRule="auto"/>
        <w:ind w:left="720" w:hangingChars="300" w:hanging="720"/>
        <w:rPr>
          <w:rFonts w:ascii="Times New Roman" w:hAnsi="Times New Roman"/>
        </w:rPr>
      </w:pPr>
      <w:r w:rsidRPr="00837AC7">
        <w:rPr>
          <w:rFonts w:ascii="Times New Roman" w:hAnsi="Times New Roman"/>
        </w:rPr>
        <w:lastRenderedPageBreak/>
        <w:t xml:space="preserve">Schmidt KM, </w:t>
      </w:r>
      <w:proofErr w:type="spellStart"/>
      <w:r w:rsidR="00E32B74">
        <w:rPr>
          <w:rFonts w:ascii="Times New Roman" w:hAnsi="Times New Roman"/>
        </w:rPr>
        <w:t>Menakis</w:t>
      </w:r>
      <w:proofErr w:type="spellEnd"/>
      <w:r w:rsidR="00E32B74">
        <w:rPr>
          <w:rFonts w:ascii="Times New Roman" w:hAnsi="Times New Roman"/>
        </w:rPr>
        <w:t xml:space="preserve"> </w:t>
      </w:r>
      <w:r w:rsidRPr="00837AC7">
        <w:rPr>
          <w:rFonts w:ascii="Times New Roman" w:hAnsi="Times New Roman"/>
        </w:rPr>
        <w:t>JP</w:t>
      </w:r>
      <w:r w:rsidR="00E32B74">
        <w:rPr>
          <w:rFonts w:ascii="Times New Roman" w:hAnsi="Times New Roman"/>
        </w:rPr>
        <w:t>,</w:t>
      </w:r>
      <w:r w:rsidRPr="00837AC7">
        <w:rPr>
          <w:rFonts w:ascii="Times New Roman" w:hAnsi="Times New Roman"/>
        </w:rPr>
        <w:t xml:space="preserve"> </w:t>
      </w:r>
      <w:r w:rsidR="00E32B74">
        <w:rPr>
          <w:rFonts w:ascii="Times New Roman" w:hAnsi="Times New Roman"/>
        </w:rPr>
        <w:t xml:space="preserve">Hardy </w:t>
      </w:r>
      <w:r w:rsidRPr="00837AC7">
        <w:rPr>
          <w:rFonts w:ascii="Times New Roman" w:hAnsi="Times New Roman"/>
        </w:rPr>
        <w:t xml:space="preserve">CC, </w:t>
      </w:r>
      <w:proofErr w:type="spellStart"/>
      <w:r w:rsidR="00E32B74">
        <w:rPr>
          <w:rFonts w:ascii="Times New Roman" w:hAnsi="Times New Roman"/>
        </w:rPr>
        <w:t>Hann</w:t>
      </w:r>
      <w:proofErr w:type="spellEnd"/>
      <w:r w:rsidR="00E32B74">
        <w:rPr>
          <w:rFonts w:ascii="Times New Roman" w:hAnsi="Times New Roman"/>
        </w:rPr>
        <w:t xml:space="preserve"> </w:t>
      </w:r>
      <w:r w:rsidRPr="00837AC7">
        <w:rPr>
          <w:rFonts w:ascii="Times New Roman" w:hAnsi="Times New Roman"/>
        </w:rPr>
        <w:t>WJ,</w:t>
      </w:r>
      <w:r w:rsidR="00273F2D">
        <w:rPr>
          <w:rFonts w:ascii="Times New Roman" w:hAnsi="Times New Roman"/>
        </w:rPr>
        <w:t xml:space="preserve"> </w:t>
      </w:r>
      <w:proofErr w:type="spellStart"/>
      <w:r w:rsidR="00E32B74">
        <w:rPr>
          <w:rFonts w:ascii="Times New Roman" w:hAnsi="Times New Roman"/>
        </w:rPr>
        <w:t>Bunnell</w:t>
      </w:r>
      <w:proofErr w:type="spellEnd"/>
      <w:r w:rsidR="00E32B74">
        <w:rPr>
          <w:rFonts w:ascii="Times New Roman" w:hAnsi="Times New Roman"/>
        </w:rPr>
        <w:t xml:space="preserve"> </w:t>
      </w:r>
      <w:r w:rsidRPr="00837AC7">
        <w:rPr>
          <w:rFonts w:ascii="Times New Roman" w:hAnsi="Times New Roman"/>
        </w:rPr>
        <w:t xml:space="preserve">DL </w:t>
      </w:r>
      <w:r w:rsidR="003A3F2B">
        <w:rPr>
          <w:rFonts w:ascii="Times New Roman" w:hAnsi="Times New Roman"/>
        </w:rPr>
        <w:t>(20</w:t>
      </w:r>
      <w:r w:rsidRPr="00837AC7">
        <w:rPr>
          <w:rFonts w:ascii="Times New Roman" w:hAnsi="Times New Roman"/>
        </w:rPr>
        <w:t>0</w:t>
      </w:r>
      <w:r w:rsidR="003A3F2B">
        <w:rPr>
          <w:rFonts w:ascii="Times New Roman" w:hAnsi="Times New Roman"/>
        </w:rPr>
        <w:t>2)</w:t>
      </w:r>
      <w:r w:rsidRPr="00837AC7">
        <w:rPr>
          <w:rFonts w:ascii="Times New Roman" w:hAnsi="Times New Roman"/>
        </w:rPr>
        <w:t xml:space="preserve"> Development of coarse-scale spatial data for wildland fire and fuel management. </w:t>
      </w:r>
      <w:proofErr w:type="gramStart"/>
      <w:r w:rsidR="005A29D1">
        <w:rPr>
          <w:rFonts w:ascii="Times New Roman" w:hAnsi="Times New Roman"/>
        </w:rPr>
        <w:t>USDA Forest Service</w:t>
      </w:r>
      <w:r w:rsidR="00C94FEB">
        <w:rPr>
          <w:rFonts w:ascii="Times New Roman" w:hAnsi="Times New Roman"/>
        </w:rPr>
        <w:t>, Rocky Mountain Research Station</w:t>
      </w:r>
      <w:r w:rsidR="003B1BDC">
        <w:rPr>
          <w:rFonts w:ascii="Times New Roman" w:hAnsi="Times New Roman"/>
        </w:rPr>
        <w:t xml:space="preserve"> Gen. Tech. Rep. RMRS-87.</w:t>
      </w:r>
      <w:proofErr w:type="gramEnd"/>
      <w:r w:rsidR="003B1BDC">
        <w:rPr>
          <w:rFonts w:ascii="Times New Roman" w:hAnsi="Times New Roman"/>
        </w:rPr>
        <w:t xml:space="preserve"> (Fort Collins, CO)</w:t>
      </w:r>
    </w:p>
    <w:p w:rsidR="00B0061B" w:rsidRDefault="00B0061B" w:rsidP="009A4E6C">
      <w:pPr>
        <w:pStyle w:val="ThesisReferences"/>
        <w:spacing w:after="0" w:line="480" w:lineRule="auto"/>
        <w:ind w:left="720" w:hangingChars="300" w:hanging="720"/>
        <w:rPr>
          <w:rFonts w:ascii="Times New Roman" w:hAnsi="Times New Roman"/>
          <w:color w:val="000000"/>
          <w:sz w:val="23"/>
          <w:szCs w:val="23"/>
        </w:rPr>
      </w:pPr>
      <w:r>
        <w:rPr>
          <w:rFonts w:ascii="Times New Roman" w:hAnsi="Times New Roman"/>
        </w:rPr>
        <w:t xml:space="preserve">Shuffield SD (2011) </w:t>
      </w:r>
      <w:proofErr w:type="spellStart"/>
      <w:r>
        <w:rPr>
          <w:rFonts w:ascii="Times New Roman" w:hAnsi="Times New Roman"/>
        </w:rPr>
        <w:t>Overstory</w:t>
      </w:r>
      <w:proofErr w:type="spellEnd"/>
      <w:r>
        <w:rPr>
          <w:rFonts w:ascii="Times New Roman" w:hAnsi="Times New Roman"/>
        </w:rPr>
        <w:t xml:space="preserve"> </w:t>
      </w:r>
      <w:proofErr w:type="spellStart"/>
      <w:r>
        <w:rPr>
          <w:rFonts w:ascii="Times New Roman" w:hAnsi="Times New Roman"/>
        </w:rPr>
        <w:t>composistion</w:t>
      </w:r>
      <w:proofErr w:type="spellEnd"/>
      <w:r>
        <w:rPr>
          <w:rFonts w:ascii="Times New Roman" w:hAnsi="Times New Roman"/>
        </w:rPr>
        <w:t xml:space="preserve"> and stand structure shifts within inter-mixed ponderosa pine and lodgepole pine stands of the south-central Oregon pumice zone.</w:t>
      </w:r>
      <w:r w:rsidR="00273F2D">
        <w:rPr>
          <w:rFonts w:ascii="Times New Roman" w:hAnsi="Times New Roman"/>
        </w:rPr>
        <w:t xml:space="preserve"> </w:t>
      </w:r>
      <w:proofErr w:type="gramStart"/>
      <w:r>
        <w:rPr>
          <w:rFonts w:ascii="Times New Roman" w:hAnsi="Times New Roman"/>
        </w:rPr>
        <w:t>Master of Science thesis</w:t>
      </w:r>
      <w:r>
        <w:rPr>
          <w:rFonts w:ascii="Times New Roman" w:hAnsi="Times New Roman"/>
          <w:color w:val="000000"/>
          <w:sz w:val="23"/>
          <w:szCs w:val="23"/>
        </w:rPr>
        <w:t>, Oregon State University, Corvallis.</w:t>
      </w:r>
      <w:proofErr w:type="gramEnd"/>
    </w:p>
    <w:p w:rsidR="008B5AA0" w:rsidRDefault="008B5AA0" w:rsidP="00B0061B">
      <w:pPr>
        <w:pStyle w:val="ThesisReferences"/>
        <w:spacing w:after="0" w:line="480" w:lineRule="auto"/>
        <w:ind w:left="720" w:hangingChars="300" w:hanging="720"/>
        <w:rPr>
          <w:rFonts w:ascii="Times New Roman" w:hAnsi="Times New Roman"/>
        </w:rPr>
      </w:pPr>
      <w:proofErr w:type="spellStart"/>
      <w:r w:rsidRPr="00837AC7">
        <w:rPr>
          <w:rFonts w:ascii="Times New Roman" w:hAnsi="Times New Roman"/>
        </w:rPr>
        <w:t>Sparhawk</w:t>
      </w:r>
      <w:proofErr w:type="spellEnd"/>
      <w:r w:rsidRPr="00837AC7">
        <w:rPr>
          <w:rFonts w:ascii="Times New Roman" w:hAnsi="Times New Roman"/>
        </w:rPr>
        <w:t xml:space="preserve"> WN </w:t>
      </w:r>
      <w:r w:rsidR="003A3F2B">
        <w:rPr>
          <w:rFonts w:ascii="Times New Roman" w:hAnsi="Times New Roman"/>
        </w:rPr>
        <w:t>(19</w:t>
      </w:r>
      <w:r w:rsidRPr="00837AC7">
        <w:rPr>
          <w:rFonts w:ascii="Times New Roman" w:hAnsi="Times New Roman"/>
        </w:rPr>
        <w:t>2</w:t>
      </w:r>
      <w:r w:rsidR="003A3F2B">
        <w:rPr>
          <w:rFonts w:ascii="Times New Roman" w:hAnsi="Times New Roman"/>
        </w:rPr>
        <w:t>5)</w:t>
      </w:r>
      <w:r w:rsidRPr="00837AC7">
        <w:rPr>
          <w:rFonts w:ascii="Times New Roman" w:hAnsi="Times New Roman"/>
        </w:rPr>
        <w:t xml:space="preserve"> </w:t>
      </w:r>
      <w:proofErr w:type="gramStart"/>
      <w:r w:rsidRPr="00837AC7">
        <w:rPr>
          <w:rFonts w:ascii="Times New Roman" w:hAnsi="Times New Roman"/>
        </w:rPr>
        <w:t>The</w:t>
      </w:r>
      <w:proofErr w:type="gramEnd"/>
      <w:r w:rsidRPr="00837AC7">
        <w:rPr>
          <w:rFonts w:ascii="Times New Roman" w:hAnsi="Times New Roman"/>
        </w:rPr>
        <w:t xml:space="preserve"> use of liability ratings in planning forest fire protection. </w:t>
      </w:r>
      <w:r w:rsidRPr="00837AC7">
        <w:rPr>
          <w:rFonts w:ascii="Times New Roman" w:hAnsi="Times New Roman"/>
          <w:i/>
        </w:rPr>
        <w:t>Journal of Agricultural Research</w:t>
      </w:r>
      <w:r w:rsidRPr="00837AC7">
        <w:rPr>
          <w:rFonts w:ascii="Times New Roman" w:hAnsi="Times New Roman"/>
        </w:rPr>
        <w:t xml:space="preserve"> </w:t>
      </w:r>
      <w:r w:rsidRPr="005A29D1">
        <w:rPr>
          <w:rFonts w:ascii="Times New Roman" w:hAnsi="Times New Roman"/>
          <w:b/>
        </w:rPr>
        <w:t>30</w:t>
      </w:r>
      <w:r w:rsidR="005A29D1">
        <w:rPr>
          <w:rFonts w:ascii="Times New Roman" w:hAnsi="Times New Roman"/>
        </w:rPr>
        <w:t>,</w:t>
      </w:r>
      <w:r w:rsidRPr="00837AC7">
        <w:rPr>
          <w:rFonts w:ascii="Times New Roman" w:hAnsi="Times New Roman"/>
        </w:rPr>
        <w:t xml:space="preserve"> 693-761.</w:t>
      </w:r>
    </w:p>
    <w:p w:rsidR="00340F59" w:rsidRPr="00340F59" w:rsidRDefault="00340F59" w:rsidP="00B0061B">
      <w:pPr>
        <w:pStyle w:val="ThesisReferences"/>
        <w:spacing w:after="0" w:line="480" w:lineRule="auto"/>
        <w:ind w:left="720" w:hangingChars="300" w:hanging="720"/>
        <w:rPr>
          <w:rFonts w:ascii="Times New Roman" w:hAnsi="Times New Roman"/>
        </w:rPr>
      </w:pPr>
      <w:proofErr w:type="gramStart"/>
      <w:r>
        <w:rPr>
          <w:rFonts w:ascii="Times New Roman" w:hAnsi="Times New Roman"/>
        </w:rPr>
        <w:t>Stratton RD (2004) Assessing the effectiveness of landscape fuel treatments of fire growth and behavior.</w:t>
      </w:r>
      <w:proofErr w:type="gramEnd"/>
      <w:r>
        <w:rPr>
          <w:rFonts w:ascii="Times New Roman" w:hAnsi="Times New Roman"/>
        </w:rPr>
        <w:t xml:space="preserve"> </w:t>
      </w:r>
      <w:r>
        <w:rPr>
          <w:rFonts w:ascii="Times New Roman" w:hAnsi="Times New Roman"/>
          <w:i/>
        </w:rPr>
        <w:t>Journal of Forestry</w:t>
      </w:r>
      <w:r>
        <w:rPr>
          <w:rFonts w:ascii="Times New Roman" w:hAnsi="Times New Roman"/>
        </w:rPr>
        <w:t xml:space="preserve"> </w:t>
      </w:r>
      <w:r>
        <w:rPr>
          <w:rFonts w:ascii="Times New Roman" w:hAnsi="Times New Roman"/>
          <w:b/>
        </w:rPr>
        <w:t>102</w:t>
      </w:r>
      <w:r>
        <w:rPr>
          <w:rFonts w:ascii="Times New Roman" w:hAnsi="Times New Roman"/>
        </w:rPr>
        <w:t>, 32-40.</w:t>
      </w:r>
    </w:p>
    <w:p w:rsidR="008B5AA0" w:rsidRDefault="008B5AA0" w:rsidP="009A4E6C">
      <w:pPr>
        <w:pStyle w:val="ThesisReferences"/>
        <w:spacing w:after="0" w:line="480" w:lineRule="auto"/>
        <w:ind w:left="720" w:hangingChars="300" w:hanging="720"/>
        <w:rPr>
          <w:rStyle w:val="Hyperlink"/>
          <w:rFonts w:ascii="Times New Roman" w:hAnsi="Times New Roman"/>
        </w:rPr>
      </w:pPr>
      <w:proofErr w:type="gramStart"/>
      <w:r>
        <w:rPr>
          <w:rFonts w:ascii="Times New Roman" w:hAnsi="Times New Roman"/>
        </w:rPr>
        <w:t>USDA Forest Service Deschutes National Forest.</w:t>
      </w:r>
      <w:proofErr w:type="gramEnd"/>
      <w:r>
        <w:rPr>
          <w:rFonts w:ascii="Times New Roman" w:hAnsi="Times New Roman"/>
        </w:rPr>
        <w:t xml:space="preserve"> </w:t>
      </w:r>
      <w:proofErr w:type="gramStart"/>
      <w:r w:rsidR="003A3F2B">
        <w:rPr>
          <w:rFonts w:ascii="Times New Roman" w:hAnsi="Times New Roman"/>
        </w:rPr>
        <w:t>(19</w:t>
      </w:r>
      <w:r>
        <w:rPr>
          <w:rFonts w:ascii="Times New Roman" w:hAnsi="Times New Roman"/>
        </w:rPr>
        <w:t>9</w:t>
      </w:r>
      <w:r w:rsidR="003A3F2B">
        <w:rPr>
          <w:rFonts w:ascii="Times New Roman" w:hAnsi="Times New Roman"/>
        </w:rPr>
        <w:t>0)</w:t>
      </w:r>
      <w:r>
        <w:rPr>
          <w:rFonts w:ascii="Times New Roman" w:hAnsi="Times New Roman"/>
        </w:rPr>
        <w:t xml:space="preserve"> Forest management direction.</w:t>
      </w:r>
      <w:proofErr w:type="gramEnd"/>
      <w:r>
        <w:rPr>
          <w:rFonts w:ascii="Times New Roman" w:hAnsi="Times New Roman"/>
        </w:rPr>
        <w:t xml:space="preserve"> Ch. 4 </w:t>
      </w:r>
      <w:proofErr w:type="gramStart"/>
      <w:r w:rsidRPr="001920F0">
        <w:rPr>
          <w:rFonts w:ascii="Times New Roman" w:hAnsi="Times New Roman"/>
        </w:rPr>
        <w:t>In</w:t>
      </w:r>
      <w:proofErr w:type="gramEnd"/>
      <w:r w:rsidRPr="001920F0">
        <w:rPr>
          <w:rFonts w:ascii="Times New Roman" w:hAnsi="Times New Roman"/>
        </w:rPr>
        <w:t>:</w:t>
      </w:r>
      <w:r>
        <w:rPr>
          <w:rFonts w:ascii="Times New Roman" w:hAnsi="Times New Roman"/>
        </w:rPr>
        <w:t xml:space="preserve"> Deschutes Forest Plan – 1990. Available online at </w:t>
      </w:r>
      <w:r w:rsidRPr="008D5CF5">
        <w:rPr>
          <w:rFonts w:ascii="Times New Roman" w:hAnsi="Times New Roman"/>
        </w:rPr>
        <w:t>http://www.fs.usda.gov/Internet/FSE_DOCUMENTS/stelprdb5274790.pdf</w:t>
      </w:r>
    </w:p>
    <w:p w:rsidR="003F2D7B" w:rsidRDefault="003F2D7B" w:rsidP="009A4E6C">
      <w:pPr>
        <w:pStyle w:val="ThesisReferences"/>
        <w:spacing w:after="0" w:line="480" w:lineRule="auto"/>
        <w:ind w:left="720" w:hangingChars="300" w:hanging="720"/>
        <w:rPr>
          <w:rFonts w:ascii="Times New Roman" w:hAnsi="Times New Roman"/>
        </w:rPr>
      </w:pPr>
      <w:proofErr w:type="gramStart"/>
      <w:r w:rsidRPr="00BB5250">
        <w:rPr>
          <w:rFonts w:ascii="Times New Roman" w:hAnsi="Times New Roman"/>
        </w:rPr>
        <w:t>USDA Forest Service.</w:t>
      </w:r>
      <w:proofErr w:type="gramEnd"/>
      <w:r w:rsidRPr="00BB5250">
        <w:rPr>
          <w:rFonts w:ascii="Times New Roman" w:hAnsi="Times New Roman"/>
        </w:rPr>
        <w:t xml:space="preserve"> </w:t>
      </w:r>
      <w:r w:rsidR="003A3F2B">
        <w:rPr>
          <w:rFonts w:ascii="Times New Roman" w:hAnsi="Times New Roman"/>
        </w:rPr>
        <w:t>(20</w:t>
      </w:r>
      <w:r w:rsidRPr="00BB5250">
        <w:rPr>
          <w:rFonts w:ascii="Times New Roman" w:hAnsi="Times New Roman"/>
        </w:rPr>
        <w:t>0</w:t>
      </w:r>
      <w:r w:rsidR="003A3F2B">
        <w:rPr>
          <w:rFonts w:ascii="Times New Roman" w:hAnsi="Times New Roman"/>
        </w:rPr>
        <w:t>0)</w:t>
      </w:r>
      <w:r w:rsidRPr="00BB5250">
        <w:rPr>
          <w:rFonts w:ascii="Times New Roman" w:hAnsi="Times New Roman"/>
        </w:rPr>
        <w:t xml:space="preserve"> Forest inventory and analysis national core field guide, volume 1: Field data collection procedures for phase 2 plots, version 1.6. USDA Forest Service, Internal report. </w:t>
      </w:r>
      <w:proofErr w:type="gramStart"/>
      <w:r w:rsidRPr="00BB5250">
        <w:rPr>
          <w:rFonts w:ascii="Times New Roman" w:hAnsi="Times New Roman"/>
        </w:rPr>
        <w:t>On file at USDA Forest Service, Washington Office, Forest Inventory and Analysis, Washington, D.C.</w:t>
      </w:r>
      <w:proofErr w:type="gramEnd"/>
    </w:p>
    <w:p w:rsidR="00C80BF4" w:rsidRPr="00E94F66" w:rsidRDefault="00C80BF4" w:rsidP="00C80BF4">
      <w:pPr>
        <w:widowControl w:val="0"/>
        <w:autoSpaceDE w:val="0"/>
        <w:autoSpaceDN w:val="0"/>
        <w:adjustRightInd w:val="0"/>
        <w:spacing w:line="480" w:lineRule="auto"/>
        <w:ind w:left="720" w:hangingChars="300" w:hanging="720"/>
        <w:rPr>
          <w:rFonts w:ascii="Times New Roman" w:eastAsia="Times New Roman" w:hAnsi="Times New Roman"/>
          <w:color w:val="0000FF"/>
          <w:szCs w:val="24"/>
          <w:u w:val="single"/>
        </w:rPr>
      </w:pPr>
      <w:proofErr w:type="gramStart"/>
      <w:r>
        <w:rPr>
          <w:rFonts w:ascii="Times New Roman" w:eastAsia="Times New Roman" w:hAnsi="Times New Roman"/>
          <w:color w:val="000000"/>
          <w:szCs w:val="24"/>
        </w:rPr>
        <w:t>USDL [U.S. Department of Labor Bureau of Labor Statistics]</w:t>
      </w:r>
      <w:r w:rsidRPr="00880E52">
        <w:rPr>
          <w:rFonts w:ascii="Times New Roman" w:eastAsia="Times New Roman" w:hAnsi="Times New Roman"/>
          <w:color w:val="000000"/>
          <w:szCs w:val="24"/>
        </w:rPr>
        <w:t>.</w:t>
      </w:r>
      <w:proofErr w:type="gramEnd"/>
      <w:r w:rsidRPr="00880E52">
        <w:rPr>
          <w:rFonts w:ascii="Times New Roman" w:eastAsia="Times New Roman" w:hAnsi="Times New Roman"/>
          <w:color w:val="000000"/>
          <w:szCs w:val="24"/>
        </w:rPr>
        <w:t xml:space="preserve"> </w:t>
      </w:r>
      <w:proofErr w:type="gramStart"/>
      <w:r>
        <w:rPr>
          <w:rFonts w:ascii="Times New Roman" w:eastAsia="Times New Roman" w:hAnsi="Times New Roman"/>
          <w:color w:val="000000"/>
          <w:szCs w:val="24"/>
        </w:rPr>
        <w:t>(2011)</w:t>
      </w:r>
      <w:r w:rsidRPr="00880E52">
        <w:rPr>
          <w:rFonts w:ascii="Times New Roman" w:eastAsia="Times New Roman" w:hAnsi="Times New Roman"/>
          <w:color w:val="000000"/>
          <w:szCs w:val="24"/>
        </w:rPr>
        <w:t xml:space="preserve"> </w:t>
      </w:r>
      <w:r>
        <w:rPr>
          <w:rFonts w:ascii="Times New Roman" w:eastAsia="Times New Roman" w:hAnsi="Times New Roman"/>
          <w:color w:val="000000"/>
          <w:szCs w:val="24"/>
        </w:rPr>
        <w:t>Producer Price Indexes</w:t>
      </w:r>
      <w:r w:rsidRPr="00880E52">
        <w:rPr>
          <w:rFonts w:ascii="Times New Roman" w:eastAsia="Times New Roman" w:hAnsi="Times New Roman"/>
          <w:color w:val="000000"/>
          <w:szCs w:val="24"/>
        </w:rPr>
        <w:t>.</w:t>
      </w:r>
      <w:proofErr w:type="gramEnd"/>
      <w:r w:rsidRPr="00880E52">
        <w:rPr>
          <w:rFonts w:ascii="Times New Roman" w:eastAsia="Times New Roman" w:hAnsi="Times New Roman"/>
          <w:color w:val="000000"/>
          <w:szCs w:val="24"/>
        </w:rPr>
        <w:t xml:space="preserve"> </w:t>
      </w:r>
      <w:proofErr w:type="gramStart"/>
      <w:r w:rsidRPr="00880E52">
        <w:rPr>
          <w:rFonts w:ascii="Times New Roman" w:eastAsia="Times New Roman" w:hAnsi="Times New Roman"/>
          <w:color w:val="000000"/>
          <w:szCs w:val="24"/>
        </w:rPr>
        <w:t xml:space="preserve">Accessed: </w:t>
      </w:r>
      <w:r>
        <w:rPr>
          <w:rFonts w:ascii="Times New Roman" w:eastAsia="Times New Roman" w:hAnsi="Times New Roman"/>
          <w:color w:val="000000"/>
          <w:szCs w:val="24"/>
        </w:rPr>
        <w:t>July</w:t>
      </w:r>
      <w:r w:rsidRPr="00880E52">
        <w:rPr>
          <w:rFonts w:ascii="Times New Roman" w:eastAsia="Times New Roman" w:hAnsi="Times New Roman"/>
          <w:color w:val="000000"/>
          <w:szCs w:val="24"/>
        </w:rPr>
        <w:t>, 20</w:t>
      </w:r>
      <w:r>
        <w:rPr>
          <w:rFonts w:ascii="Times New Roman" w:eastAsia="Times New Roman" w:hAnsi="Times New Roman"/>
          <w:color w:val="000000"/>
          <w:szCs w:val="24"/>
        </w:rPr>
        <w:t>11</w:t>
      </w:r>
      <w:r w:rsidRPr="00880E52">
        <w:rPr>
          <w:rFonts w:ascii="Times New Roman" w:eastAsia="Times New Roman" w:hAnsi="Times New Roman"/>
          <w:szCs w:val="24"/>
        </w:rPr>
        <w:t>.</w:t>
      </w:r>
      <w:proofErr w:type="gramEnd"/>
      <w:r w:rsidRPr="00880E52">
        <w:rPr>
          <w:rFonts w:ascii="Times New Roman" w:eastAsia="Times New Roman" w:hAnsi="Times New Roman"/>
          <w:szCs w:val="24"/>
        </w:rPr>
        <w:t xml:space="preserve"> </w:t>
      </w:r>
      <w:r w:rsidRPr="008D5CF5">
        <w:rPr>
          <w:rFonts w:ascii="Times New Roman" w:eastAsia="Times New Roman" w:hAnsi="Times New Roman"/>
          <w:szCs w:val="24"/>
        </w:rPr>
        <w:t>http://www.bls.gov</w:t>
      </w:r>
      <w:r w:rsidR="008D5CF5">
        <w:rPr>
          <w:rFonts w:ascii="Times New Roman" w:eastAsia="Times New Roman" w:hAnsi="Times New Roman"/>
          <w:szCs w:val="24"/>
        </w:rPr>
        <w:t>.</w:t>
      </w:r>
    </w:p>
    <w:p w:rsidR="008B5AA0" w:rsidRDefault="008B5AA0" w:rsidP="009A4E6C">
      <w:pPr>
        <w:pStyle w:val="ThesisReferences"/>
        <w:spacing w:after="0" w:line="480" w:lineRule="auto"/>
        <w:ind w:left="720" w:hangingChars="300" w:hanging="720"/>
        <w:rPr>
          <w:rFonts w:ascii="Times New Roman" w:hAnsi="Times New Roman"/>
        </w:rPr>
      </w:pPr>
      <w:proofErr w:type="gramStart"/>
      <w:r w:rsidRPr="00837AC7">
        <w:rPr>
          <w:rFonts w:ascii="Times New Roman" w:hAnsi="Times New Roman"/>
        </w:rPr>
        <w:t xml:space="preserve">Weaver H </w:t>
      </w:r>
      <w:r w:rsidR="003A3F2B">
        <w:rPr>
          <w:rFonts w:ascii="Times New Roman" w:hAnsi="Times New Roman"/>
        </w:rPr>
        <w:t>(19</w:t>
      </w:r>
      <w:r w:rsidRPr="00837AC7">
        <w:rPr>
          <w:rFonts w:ascii="Times New Roman" w:hAnsi="Times New Roman"/>
        </w:rPr>
        <w:t>4</w:t>
      </w:r>
      <w:r w:rsidR="003A3F2B">
        <w:rPr>
          <w:rFonts w:ascii="Times New Roman" w:hAnsi="Times New Roman"/>
        </w:rPr>
        <w:t>3)</w:t>
      </w:r>
      <w:r w:rsidRPr="00837AC7">
        <w:rPr>
          <w:rFonts w:ascii="Times New Roman" w:hAnsi="Times New Roman"/>
        </w:rPr>
        <w:t xml:space="preserve"> Fire as an ecological and </w:t>
      </w:r>
      <w:proofErr w:type="spellStart"/>
      <w:r w:rsidRPr="00837AC7">
        <w:rPr>
          <w:rFonts w:ascii="Times New Roman" w:hAnsi="Times New Roman"/>
        </w:rPr>
        <w:t>silvicultural</w:t>
      </w:r>
      <w:proofErr w:type="spellEnd"/>
      <w:r w:rsidRPr="00837AC7">
        <w:rPr>
          <w:rFonts w:ascii="Times New Roman" w:hAnsi="Times New Roman"/>
        </w:rPr>
        <w:t xml:space="preserve"> factor in the ponderosa pine region of the Pacific Slope.</w:t>
      </w:r>
      <w:proofErr w:type="gramEnd"/>
      <w:r w:rsidRPr="00837AC7">
        <w:rPr>
          <w:rFonts w:ascii="Times New Roman" w:hAnsi="Times New Roman"/>
        </w:rPr>
        <w:t xml:space="preserve"> </w:t>
      </w:r>
      <w:r w:rsidRPr="00837AC7">
        <w:rPr>
          <w:rFonts w:ascii="Times New Roman" w:hAnsi="Times New Roman"/>
          <w:i/>
        </w:rPr>
        <w:t>Journal of Forestry</w:t>
      </w:r>
      <w:r w:rsidRPr="00837AC7">
        <w:rPr>
          <w:rFonts w:ascii="Times New Roman" w:hAnsi="Times New Roman"/>
        </w:rPr>
        <w:t xml:space="preserve"> </w:t>
      </w:r>
      <w:r w:rsidRPr="005A29D1">
        <w:rPr>
          <w:rFonts w:ascii="Times New Roman" w:hAnsi="Times New Roman"/>
          <w:b/>
        </w:rPr>
        <w:t>41</w:t>
      </w:r>
      <w:r w:rsidR="005A29D1">
        <w:rPr>
          <w:rFonts w:ascii="Times New Roman" w:hAnsi="Times New Roman"/>
        </w:rPr>
        <w:t>,</w:t>
      </w:r>
      <w:r w:rsidRPr="00837AC7">
        <w:rPr>
          <w:rFonts w:ascii="Times New Roman" w:hAnsi="Times New Roman"/>
        </w:rPr>
        <w:t xml:space="preserve"> 7-14.</w:t>
      </w:r>
    </w:p>
    <w:p w:rsidR="005E1D6F" w:rsidRPr="005E1D6F" w:rsidRDefault="005E1D6F" w:rsidP="009A4E6C">
      <w:pPr>
        <w:pStyle w:val="ThesisReferences"/>
        <w:spacing w:after="0" w:line="480" w:lineRule="auto"/>
        <w:ind w:left="720" w:hangingChars="300" w:hanging="720"/>
        <w:rPr>
          <w:rFonts w:ascii="Times New Roman" w:hAnsi="Times New Roman"/>
        </w:rPr>
      </w:pPr>
      <w:r>
        <w:rPr>
          <w:rFonts w:ascii="Times New Roman" w:hAnsi="Times New Roman"/>
        </w:rPr>
        <w:t xml:space="preserve">Wei Y (2012) Optimize landscape fuel treatment locations to create control opportunities for future fires. </w:t>
      </w:r>
      <w:r>
        <w:rPr>
          <w:rFonts w:ascii="Times New Roman" w:hAnsi="Times New Roman"/>
          <w:i/>
        </w:rPr>
        <w:t>Canadian Journal of Forest Research</w:t>
      </w:r>
      <w:r>
        <w:rPr>
          <w:rFonts w:ascii="Times New Roman" w:hAnsi="Times New Roman"/>
        </w:rPr>
        <w:t xml:space="preserve"> </w:t>
      </w:r>
      <w:r>
        <w:rPr>
          <w:rFonts w:ascii="Times New Roman" w:hAnsi="Times New Roman"/>
          <w:b/>
        </w:rPr>
        <w:t>42</w:t>
      </w:r>
      <w:r>
        <w:rPr>
          <w:rFonts w:ascii="Times New Roman" w:hAnsi="Times New Roman"/>
        </w:rPr>
        <w:t>, 1002-1014.</w:t>
      </w:r>
    </w:p>
    <w:p w:rsidR="00D24803" w:rsidRPr="002F06BF" w:rsidRDefault="00D24803" w:rsidP="009A4E6C">
      <w:pPr>
        <w:pStyle w:val="ThesisReferences"/>
        <w:spacing w:after="0" w:line="480" w:lineRule="auto"/>
        <w:ind w:left="720" w:hangingChars="300" w:hanging="720"/>
        <w:rPr>
          <w:rFonts w:ascii="Times New Roman" w:hAnsi="Times New Roman"/>
        </w:rPr>
      </w:pPr>
      <w:proofErr w:type="gramStart"/>
      <w:r>
        <w:rPr>
          <w:rFonts w:ascii="Times New Roman" w:hAnsi="Times New Roman"/>
        </w:rPr>
        <w:lastRenderedPageBreak/>
        <w:t>WRCC.</w:t>
      </w:r>
      <w:proofErr w:type="gramEnd"/>
      <w:r>
        <w:rPr>
          <w:rFonts w:ascii="Times New Roman" w:hAnsi="Times New Roman"/>
        </w:rPr>
        <w:t xml:space="preserve"> [Western Regional Climate Center] [Online] </w:t>
      </w:r>
      <w:r w:rsidRPr="002F06BF">
        <w:rPr>
          <w:rFonts w:ascii="Times New Roman" w:hAnsi="Times New Roman"/>
        </w:rPr>
        <w:t>Available: http://www.wrcc.dri.edu/ [2011, July 15].</w:t>
      </w:r>
    </w:p>
    <w:p w:rsidR="00AD2457" w:rsidRDefault="00AD2457" w:rsidP="00EB3B5E">
      <w:pPr>
        <w:widowControl w:val="0"/>
        <w:autoSpaceDE w:val="0"/>
        <w:autoSpaceDN w:val="0"/>
        <w:adjustRightInd w:val="0"/>
        <w:spacing w:line="480" w:lineRule="auto"/>
        <w:ind w:left="720" w:hangingChars="300" w:hanging="720"/>
        <w:rPr>
          <w:rFonts w:ascii="Times New Roman" w:eastAsia="Times New Roman" w:hAnsi="Times New Roman"/>
          <w:szCs w:val="24"/>
        </w:rPr>
      </w:pPr>
      <w:r>
        <w:rPr>
          <w:rFonts w:ascii="Times New Roman" w:hAnsi="Times New Roman"/>
        </w:rPr>
        <w:br w:type="page"/>
      </w:r>
    </w:p>
    <w:p w:rsidR="00B45E27" w:rsidRPr="004D6BD2" w:rsidRDefault="003D3D23" w:rsidP="004D6BD2">
      <w:pPr>
        <w:spacing w:line="480" w:lineRule="auto"/>
        <w:rPr>
          <w:rFonts w:ascii="Times New Roman" w:eastAsia="Times New Roman" w:hAnsi="Times New Roman"/>
          <w:b/>
          <w:szCs w:val="24"/>
        </w:rPr>
      </w:pPr>
      <w:r>
        <w:rPr>
          <w:rFonts w:ascii="Times New Roman" w:eastAsia="Times New Roman" w:hAnsi="Times New Roman"/>
          <w:b/>
          <w:szCs w:val="24"/>
        </w:rPr>
        <w:lastRenderedPageBreak/>
        <w:t>F</w:t>
      </w:r>
      <w:r w:rsidR="00967B54">
        <w:rPr>
          <w:rFonts w:ascii="Times New Roman" w:eastAsia="Times New Roman" w:hAnsi="Times New Roman"/>
          <w:b/>
          <w:szCs w:val="24"/>
        </w:rPr>
        <w:t>ootnotes</w:t>
      </w:r>
    </w:p>
    <w:p w:rsidR="00DE3740" w:rsidRDefault="00DE3740" w:rsidP="00EF6756">
      <w:pPr>
        <w:pStyle w:val="Thesistext"/>
        <w:widowControl w:val="0"/>
        <w:spacing w:after="0"/>
        <w:ind w:firstLine="0"/>
        <w:rPr>
          <w:szCs w:val="24"/>
        </w:rPr>
        <w:sectPr w:rsidR="00DE3740" w:rsidSect="006B2E91">
          <w:footerReference w:type="default" r:id="rId10"/>
          <w:endnotePr>
            <w:numFmt w:val="decimal"/>
          </w:endnotePr>
          <w:pgSz w:w="12240" w:h="15840"/>
          <w:pgMar w:top="1440" w:right="1440" w:bottom="1440" w:left="1440" w:header="720" w:footer="720" w:gutter="0"/>
          <w:lnNumType w:countBy="1" w:restart="continuous"/>
          <w:cols w:space="720"/>
          <w:docGrid w:linePitch="360"/>
        </w:sectPr>
      </w:pPr>
    </w:p>
    <w:p w:rsidR="00B46EB6" w:rsidRDefault="00B46EB6" w:rsidP="00B46EB6">
      <w:pPr>
        <w:spacing w:line="480" w:lineRule="auto"/>
        <w:rPr>
          <w:rFonts w:ascii="Times New Roman" w:hAnsi="Times New Roman"/>
          <w:b/>
          <w:szCs w:val="24"/>
        </w:rPr>
      </w:pPr>
      <w:r>
        <w:rPr>
          <w:rFonts w:ascii="Times New Roman" w:hAnsi="Times New Roman"/>
          <w:b/>
          <w:szCs w:val="24"/>
        </w:rPr>
        <w:lastRenderedPageBreak/>
        <w:t xml:space="preserve">List of </w:t>
      </w:r>
      <w:r w:rsidR="00967B54">
        <w:rPr>
          <w:rFonts w:ascii="Times New Roman" w:hAnsi="Times New Roman"/>
          <w:b/>
          <w:szCs w:val="24"/>
        </w:rPr>
        <w:t>t</w:t>
      </w:r>
      <w:r>
        <w:rPr>
          <w:rFonts w:ascii="Times New Roman" w:hAnsi="Times New Roman"/>
          <w:b/>
          <w:szCs w:val="24"/>
        </w:rPr>
        <w:t>ables</w:t>
      </w:r>
    </w:p>
    <w:p w:rsidR="00B46EB6" w:rsidRDefault="00B46EB6" w:rsidP="00B46EB6">
      <w:pPr>
        <w:pStyle w:val="Thesistext"/>
        <w:widowControl w:val="0"/>
        <w:spacing w:after="0"/>
        <w:ind w:firstLine="0"/>
        <w:rPr>
          <w:szCs w:val="24"/>
        </w:rPr>
      </w:pPr>
      <w:proofErr w:type="gramStart"/>
      <w:r>
        <w:rPr>
          <w:szCs w:val="24"/>
        </w:rPr>
        <w:t>Table 1.</w:t>
      </w:r>
      <w:proofErr w:type="gramEnd"/>
      <w:r>
        <w:rPr>
          <w:szCs w:val="24"/>
        </w:rPr>
        <w:t xml:space="preserve"> Number and ranges of categories for vegetation state variables in the state vector, </w:t>
      </w:r>
      <w:r>
        <w:rPr>
          <w:b/>
          <w:szCs w:val="24"/>
        </w:rPr>
        <w:t>s</w:t>
      </w:r>
      <w:r>
        <w:rPr>
          <w:szCs w:val="24"/>
        </w:rPr>
        <w:t>.</w:t>
      </w:r>
    </w:p>
    <w:p w:rsidR="00B46EB6" w:rsidRPr="00B46EB6" w:rsidRDefault="00B46EB6" w:rsidP="00B46EB6">
      <w:pPr>
        <w:spacing w:line="480" w:lineRule="auto"/>
        <w:rPr>
          <w:rFonts w:ascii="Times New Roman" w:hAnsi="Times New Roman"/>
          <w:szCs w:val="24"/>
        </w:rPr>
      </w:pPr>
    </w:p>
    <w:p w:rsidR="00B46EB6" w:rsidRDefault="00B46EB6">
      <w:pPr>
        <w:rPr>
          <w:rFonts w:ascii="Times New Roman" w:hAnsi="Times New Roman"/>
          <w:szCs w:val="24"/>
        </w:rPr>
      </w:pPr>
      <w:r w:rsidRPr="00B46EB6">
        <w:rPr>
          <w:rFonts w:ascii="Times New Roman" w:hAnsi="Times New Roman"/>
          <w:b/>
          <w:szCs w:val="24"/>
        </w:rPr>
        <w:t xml:space="preserve">List of </w:t>
      </w:r>
      <w:r w:rsidR="00967B54">
        <w:rPr>
          <w:rFonts w:ascii="Times New Roman" w:hAnsi="Times New Roman"/>
          <w:b/>
          <w:szCs w:val="24"/>
        </w:rPr>
        <w:t>f</w:t>
      </w:r>
      <w:r w:rsidRPr="00B46EB6">
        <w:rPr>
          <w:rFonts w:ascii="Times New Roman" w:hAnsi="Times New Roman"/>
          <w:b/>
          <w:szCs w:val="24"/>
        </w:rPr>
        <w:t>igures</w:t>
      </w:r>
    </w:p>
    <w:p w:rsidR="00B46EB6" w:rsidRDefault="00B46EB6">
      <w:pPr>
        <w:rPr>
          <w:rFonts w:ascii="Times New Roman" w:hAnsi="Times New Roman"/>
          <w:szCs w:val="24"/>
        </w:rPr>
      </w:pPr>
    </w:p>
    <w:p w:rsidR="00B46EB6" w:rsidRDefault="00B46EB6" w:rsidP="00B46EB6">
      <w:pPr>
        <w:spacing w:line="480" w:lineRule="auto"/>
        <w:ind w:left="1008" w:hanging="1008"/>
        <w:rPr>
          <w:rFonts w:ascii="Times New Roman" w:hAnsi="Times New Roman"/>
          <w:szCs w:val="24"/>
        </w:rPr>
      </w:pPr>
      <w:proofErr w:type="gramStart"/>
      <w:r>
        <w:rPr>
          <w:rFonts w:ascii="Times New Roman" w:hAnsi="Times New Roman"/>
          <w:szCs w:val="24"/>
        </w:rPr>
        <w:t>Figure 1.</w:t>
      </w:r>
      <w:proofErr w:type="gramEnd"/>
      <w:r>
        <w:rPr>
          <w:rFonts w:ascii="Times New Roman" w:hAnsi="Times New Roman"/>
          <w:szCs w:val="24"/>
        </w:rPr>
        <w:t xml:space="preserve"> 72,164 ha study area in southern portion of the Fort Rock Ranger District of the Deschutes National Forest in Oregon.</w:t>
      </w:r>
    </w:p>
    <w:p w:rsidR="00B46EB6" w:rsidRDefault="00B46EB6" w:rsidP="00B46EB6">
      <w:pPr>
        <w:spacing w:line="480" w:lineRule="auto"/>
        <w:ind w:left="1008" w:hanging="1008"/>
        <w:rPr>
          <w:rFonts w:ascii="Times New Roman" w:hAnsi="Times New Roman"/>
          <w:szCs w:val="24"/>
        </w:rPr>
      </w:pPr>
      <w:proofErr w:type="gramStart"/>
      <w:r>
        <w:rPr>
          <w:rFonts w:ascii="Times New Roman" w:hAnsi="Times New Roman"/>
          <w:szCs w:val="24"/>
        </w:rPr>
        <w:t>Figure 2.</w:t>
      </w:r>
      <w:proofErr w:type="gramEnd"/>
      <w:r>
        <w:rPr>
          <w:rFonts w:ascii="Times New Roman" w:hAnsi="Times New Roman"/>
          <w:szCs w:val="24"/>
        </w:rPr>
        <w:t xml:space="preserve"> Historical ignition points </w:t>
      </w:r>
      <w:r w:rsidRPr="00585E7D">
        <w:rPr>
          <w:rFonts w:ascii="Times New Roman" w:hAnsi="Times New Roman"/>
          <w:szCs w:val="24"/>
        </w:rPr>
        <w:t>from 19</w:t>
      </w:r>
      <w:r w:rsidR="00BA1C50" w:rsidRPr="00585E7D">
        <w:rPr>
          <w:rFonts w:ascii="Times New Roman" w:hAnsi="Times New Roman"/>
          <w:szCs w:val="24"/>
        </w:rPr>
        <w:t>80</w:t>
      </w:r>
      <w:r w:rsidR="00467A9C">
        <w:rPr>
          <w:rFonts w:ascii="Times New Roman" w:hAnsi="Times New Roman"/>
          <w:szCs w:val="24"/>
        </w:rPr>
        <w:t xml:space="preserve"> </w:t>
      </w:r>
      <w:r w:rsidRPr="00585E7D">
        <w:rPr>
          <w:rFonts w:ascii="Times New Roman" w:hAnsi="Times New Roman"/>
          <w:szCs w:val="24"/>
        </w:rPr>
        <w:t>to</w:t>
      </w:r>
      <w:r w:rsidR="00467A9C">
        <w:rPr>
          <w:rFonts w:ascii="Times New Roman" w:hAnsi="Times New Roman"/>
          <w:szCs w:val="24"/>
        </w:rPr>
        <w:t xml:space="preserve"> </w:t>
      </w:r>
      <w:r w:rsidRPr="00585E7D">
        <w:rPr>
          <w:rFonts w:ascii="Times New Roman" w:hAnsi="Times New Roman"/>
          <w:szCs w:val="24"/>
        </w:rPr>
        <w:t>200</w:t>
      </w:r>
      <w:r w:rsidR="00BA1C50" w:rsidRPr="00585E7D">
        <w:rPr>
          <w:rFonts w:ascii="Times New Roman" w:hAnsi="Times New Roman"/>
          <w:szCs w:val="24"/>
        </w:rPr>
        <w:t>9</w:t>
      </w:r>
      <w:r w:rsidRPr="00585E7D">
        <w:rPr>
          <w:rFonts w:ascii="Times New Roman" w:hAnsi="Times New Roman"/>
          <w:szCs w:val="24"/>
        </w:rPr>
        <w:t xml:space="preserve"> laid over</w:t>
      </w:r>
      <w:r>
        <w:rPr>
          <w:rFonts w:ascii="Times New Roman" w:hAnsi="Times New Roman"/>
          <w:szCs w:val="24"/>
        </w:rPr>
        <w:t xml:space="preserve"> map of ignition probabilities for each 30 m</w:t>
      </w:r>
      <w:r>
        <w:rPr>
          <w:rFonts w:ascii="Times New Roman" w:hAnsi="Times New Roman"/>
          <w:szCs w:val="24"/>
          <w:vertAlign w:val="superscript"/>
        </w:rPr>
        <w:t>2</w:t>
      </w:r>
      <w:r>
        <w:rPr>
          <w:rFonts w:ascii="Times New Roman" w:hAnsi="Times New Roman"/>
          <w:szCs w:val="24"/>
        </w:rPr>
        <w:t xml:space="preserve"> pixel created using kernel smoothing.</w:t>
      </w:r>
    </w:p>
    <w:p w:rsidR="007F6F13" w:rsidRPr="00E50C8A" w:rsidRDefault="007F6F13" w:rsidP="003C5C60">
      <w:pPr>
        <w:spacing w:line="480" w:lineRule="auto"/>
        <w:ind w:left="1008" w:hanging="1008"/>
        <w:rPr>
          <w:rFonts w:ascii="Times New Roman" w:hAnsi="Times New Roman"/>
          <w:szCs w:val="24"/>
        </w:rPr>
      </w:pPr>
      <w:proofErr w:type="gramStart"/>
      <w:r>
        <w:rPr>
          <w:rFonts w:ascii="Times New Roman" w:hAnsi="Times New Roman"/>
          <w:szCs w:val="24"/>
        </w:rPr>
        <w:t>Figure 3</w:t>
      </w:r>
      <w:r w:rsidR="006A4598">
        <w:rPr>
          <w:rFonts w:ascii="Times New Roman" w:hAnsi="Times New Roman"/>
          <w:szCs w:val="24"/>
        </w:rPr>
        <w:t>.</w:t>
      </w:r>
      <w:proofErr w:type="gramEnd"/>
      <w:r w:rsidR="006A4598">
        <w:rPr>
          <w:rFonts w:ascii="Times New Roman" w:hAnsi="Times New Roman"/>
          <w:szCs w:val="24"/>
        </w:rPr>
        <w:t xml:space="preserve"> </w:t>
      </w:r>
      <w:r w:rsidR="006A4598" w:rsidRPr="007F6F13">
        <w:rPr>
          <w:rFonts w:ascii="Times New Roman" w:hAnsi="Times New Roman"/>
          <w:szCs w:val="24"/>
        </w:rPr>
        <w:t>Frequency with which estimate</w:t>
      </w:r>
      <w:r w:rsidR="006A4598">
        <w:rPr>
          <w:rFonts w:ascii="Times New Roman" w:hAnsi="Times New Roman"/>
          <w:szCs w:val="24"/>
        </w:rPr>
        <w:t>d</w:t>
      </w:r>
      <w:r w:rsidR="006A4598" w:rsidRPr="007F6F13">
        <w:rPr>
          <w:rFonts w:ascii="Times New Roman" w:hAnsi="Times New Roman"/>
          <w:szCs w:val="24"/>
        </w:rPr>
        <w:t xml:space="preserve"> </w:t>
      </w:r>
      <w:r w:rsidR="006A4598">
        <w:rPr>
          <w:rFonts w:ascii="Times New Roman" w:hAnsi="Times New Roman"/>
          <w:szCs w:val="24"/>
        </w:rPr>
        <w:t xml:space="preserve">expected </w:t>
      </w:r>
      <w:r w:rsidR="006A4598" w:rsidRPr="007F6F13">
        <w:rPr>
          <w:rFonts w:ascii="Times New Roman" w:hAnsi="Times New Roman"/>
          <w:szCs w:val="24"/>
        </w:rPr>
        <w:t>present value of future suppression cost</w:t>
      </w:r>
      <w:r w:rsidR="006A4598">
        <w:rPr>
          <w:rFonts w:ascii="Times New Roman" w:hAnsi="Times New Roman"/>
          <w:szCs w:val="24"/>
        </w:rPr>
        <w:t xml:space="preserve"> savings</w:t>
      </w:r>
      <w:r w:rsidR="006A4598" w:rsidRPr="007F6F13" w:rsidDel="00C43372">
        <w:rPr>
          <w:rFonts w:ascii="Times New Roman" w:hAnsi="Times New Roman"/>
          <w:szCs w:val="24"/>
        </w:rPr>
        <w:t xml:space="preserve"> </w:t>
      </w:r>
      <w:r w:rsidR="006A4598">
        <w:rPr>
          <w:rFonts w:ascii="Times New Roman" w:hAnsi="Times New Roman"/>
          <w:szCs w:val="24"/>
        </w:rPr>
        <w:t>f</w:t>
      </w:r>
      <w:r w:rsidR="006A4598" w:rsidRPr="007F6F13">
        <w:rPr>
          <w:rFonts w:ascii="Times New Roman" w:hAnsi="Times New Roman"/>
          <w:szCs w:val="24"/>
        </w:rPr>
        <w:t>or</w:t>
      </w:r>
      <w:r w:rsidR="006A4598">
        <w:rPr>
          <w:rFonts w:ascii="Times New Roman" w:hAnsi="Times New Roman"/>
          <w:szCs w:val="24"/>
        </w:rPr>
        <w:t xml:space="preserve"> a </w:t>
      </w:r>
      <w:r w:rsidR="006A4598" w:rsidRPr="007F6F13">
        <w:rPr>
          <w:rFonts w:ascii="Times New Roman" w:hAnsi="Times New Roman"/>
          <w:szCs w:val="24"/>
        </w:rPr>
        <w:t>fire of interest</w:t>
      </w:r>
      <w:r w:rsidR="006A4598">
        <w:rPr>
          <w:rFonts w:ascii="Times New Roman" w:hAnsi="Times New Roman"/>
          <w:szCs w:val="24"/>
        </w:rPr>
        <w:t xml:space="preserve">, </w:t>
      </w:r>
      <m:oMath>
        <m:sSup>
          <m:sSupPr>
            <m:ctrlPr>
              <w:rPr>
                <w:rFonts w:ascii="Cambria Math" w:hAnsi="Cambria Math"/>
                <w:i/>
                <w:szCs w:val="24"/>
              </w:rPr>
            </m:ctrlPr>
          </m:sSupPr>
          <m:e>
            <m:r>
              <w:rPr>
                <w:rFonts w:ascii="Cambria Math" w:hAnsi="Cambria Math"/>
                <w:szCs w:val="24"/>
              </w:rPr>
              <m:t>E[B</m:t>
            </m:r>
          </m:e>
          <m:sup>
            <m:r>
              <w:rPr>
                <w:rFonts w:ascii="Cambria Math" w:hAnsi="Cambria Math"/>
                <w:szCs w:val="24"/>
              </w:rPr>
              <m:t>m</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0</m:t>
            </m:r>
          </m:sub>
          <m:sup>
            <m:r>
              <w:rPr>
                <w:rFonts w:ascii="Cambria Math" w:hAnsi="Cambria Math"/>
                <w:szCs w:val="24"/>
              </w:rPr>
              <m:t>m</m:t>
            </m:r>
          </m:sup>
        </m:sSubSup>
        <m:r>
          <w:rPr>
            <w:rFonts w:ascii="Cambria Math" w:hAnsi="Cambria Math"/>
            <w:szCs w:val="24"/>
          </w:rPr>
          <m:t>)],</m:t>
        </m:r>
      </m:oMath>
      <w:r w:rsidR="006A4598" w:rsidRPr="007F6F13">
        <w:rPr>
          <w:rFonts w:ascii="Times New Roman" w:hAnsi="Times New Roman"/>
          <w:szCs w:val="24"/>
        </w:rPr>
        <w:t xml:space="preserve"> </w:t>
      </w:r>
      <w:r w:rsidR="006A4598">
        <w:rPr>
          <w:rFonts w:ascii="Times New Roman" w:hAnsi="Times New Roman"/>
          <w:i/>
          <w:szCs w:val="24"/>
        </w:rPr>
        <w:t xml:space="preserve">m = </w:t>
      </w:r>
      <w:r w:rsidR="006A4598">
        <w:rPr>
          <w:rFonts w:ascii="Times New Roman" w:hAnsi="Times New Roman"/>
          <w:szCs w:val="24"/>
        </w:rPr>
        <w:t>1,…</w:t>
      </w:r>
      <w:proofErr w:type="gramStart"/>
      <w:r w:rsidR="006A4598">
        <w:rPr>
          <w:rFonts w:ascii="Times New Roman" w:hAnsi="Times New Roman"/>
          <w:szCs w:val="24"/>
        </w:rPr>
        <w:t>,500</w:t>
      </w:r>
      <w:proofErr w:type="gramEnd"/>
      <w:r w:rsidR="006A4598">
        <w:rPr>
          <w:rFonts w:ascii="Times New Roman" w:hAnsi="Times New Roman"/>
          <w:szCs w:val="24"/>
        </w:rPr>
        <w:t xml:space="preserve">, </w:t>
      </w:r>
      <w:r w:rsidR="006A4598" w:rsidRPr="007F6F13">
        <w:rPr>
          <w:rFonts w:ascii="Times New Roman" w:hAnsi="Times New Roman"/>
          <w:szCs w:val="24"/>
        </w:rPr>
        <w:t>falls in $</w:t>
      </w:r>
      <w:r w:rsidR="006A4598">
        <w:rPr>
          <w:rFonts w:ascii="Times New Roman" w:hAnsi="Times New Roman"/>
          <w:szCs w:val="24"/>
        </w:rPr>
        <w:t>1</w:t>
      </w:r>
      <w:r w:rsidR="006A4598" w:rsidRPr="007F6F13">
        <w:rPr>
          <w:rFonts w:ascii="Times New Roman" w:hAnsi="Times New Roman"/>
          <w:szCs w:val="24"/>
        </w:rPr>
        <w:t>00,000 value intervals.</w:t>
      </w:r>
    </w:p>
    <w:p w:rsidR="00B46EB6" w:rsidRPr="00E50C8A" w:rsidRDefault="00B46EB6" w:rsidP="00B46EB6">
      <w:pPr>
        <w:spacing w:line="480" w:lineRule="auto"/>
        <w:ind w:left="1008" w:hanging="1008"/>
        <w:rPr>
          <w:rFonts w:ascii="Times New Roman" w:hAnsi="Times New Roman"/>
          <w:szCs w:val="24"/>
        </w:rPr>
      </w:pPr>
      <w:proofErr w:type="gramStart"/>
      <w:r w:rsidRPr="00E50C8A">
        <w:rPr>
          <w:rFonts w:ascii="Times New Roman" w:hAnsi="Times New Roman"/>
          <w:szCs w:val="24"/>
        </w:rPr>
        <w:t xml:space="preserve">Figure </w:t>
      </w:r>
      <w:r w:rsidR="00C43372">
        <w:rPr>
          <w:rFonts w:ascii="Times New Roman" w:hAnsi="Times New Roman"/>
          <w:szCs w:val="24"/>
        </w:rPr>
        <w:t>4</w:t>
      </w:r>
      <w:r w:rsidRPr="00E50C8A">
        <w:rPr>
          <w:rFonts w:ascii="Times New Roman" w:hAnsi="Times New Roman"/>
          <w:szCs w:val="24"/>
        </w:rPr>
        <w:t>.</w:t>
      </w:r>
      <w:proofErr w:type="gramEnd"/>
      <w:r w:rsidRPr="00E50C8A">
        <w:rPr>
          <w:rFonts w:ascii="Times New Roman" w:hAnsi="Times New Roman"/>
          <w:szCs w:val="24"/>
        </w:rPr>
        <w:t xml:space="preserve"> Average annual change in suppression cost in thousand dollars (</w:t>
      </w:r>
      <w:r w:rsidR="00084857" w:rsidRPr="00E50C8A">
        <w:rPr>
          <w:rFonts w:ascii="Times New Roman" w:hAnsi="Times New Roman"/>
          <w:szCs w:val="24"/>
        </w:rPr>
        <w:t>2010</w:t>
      </w:r>
      <w:r w:rsidRPr="00E50C8A">
        <w:rPr>
          <w:rFonts w:ascii="Times New Roman" w:hAnsi="Times New Roman"/>
          <w:szCs w:val="24"/>
        </w:rPr>
        <w:t xml:space="preserve">) and area burned in </w:t>
      </w:r>
      <w:r w:rsidR="00993908" w:rsidRPr="00E50C8A">
        <w:rPr>
          <w:rFonts w:ascii="Times New Roman" w:hAnsi="Times New Roman"/>
          <w:szCs w:val="24"/>
        </w:rPr>
        <w:t>ha</w:t>
      </w:r>
      <w:r w:rsidRPr="00E50C8A">
        <w:rPr>
          <w:rFonts w:ascii="Times New Roman" w:hAnsi="Times New Roman"/>
          <w:szCs w:val="24"/>
        </w:rPr>
        <w:t xml:space="preserve"> for each year in the time horizon, </w:t>
      </w:r>
      <w:r w:rsidRPr="002F35F4">
        <w:rPr>
          <w:rFonts w:ascii="Times New Roman" w:hAnsi="Times New Roman"/>
          <w:i/>
          <w:szCs w:val="24"/>
        </w:rPr>
        <w:t>t</w:t>
      </w:r>
      <w:r w:rsidR="00D326F3" w:rsidRPr="002F35F4">
        <w:rPr>
          <w:rFonts w:ascii="Times New Roman" w:hAnsi="Times New Roman"/>
          <w:i/>
          <w:szCs w:val="24"/>
        </w:rPr>
        <w:t xml:space="preserve"> </w:t>
      </w:r>
      <w:r w:rsidRPr="00E50C8A">
        <w:rPr>
          <w:rFonts w:ascii="Times New Roman" w:hAnsi="Times New Roman"/>
          <w:szCs w:val="24"/>
        </w:rPr>
        <w:t>=</w:t>
      </w:r>
      <w:r w:rsidR="00D326F3">
        <w:rPr>
          <w:rFonts w:ascii="Times New Roman" w:hAnsi="Times New Roman"/>
          <w:szCs w:val="24"/>
        </w:rPr>
        <w:t xml:space="preserve"> </w:t>
      </w:r>
      <w:r w:rsidRPr="00E50C8A">
        <w:rPr>
          <w:rFonts w:ascii="Times New Roman" w:hAnsi="Times New Roman"/>
          <w:szCs w:val="24"/>
        </w:rPr>
        <w:t>1,…</w:t>
      </w:r>
      <w:proofErr w:type="gramStart"/>
      <w:r w:rsidRPr="00E50C8A">
        <w:rPr>
          <w:rFonts w:ascii="Times New Roman" w:hAnsi="Times New Roman"/>
          <w:szCs w:val="24"/>
        </w:rPr>
        <w:t>,100</w:t>
      </w:r>
      <w:proofErr w:type="gramEnd"/>
      <w:r w:rsidRPr="00E50C8A">
        <w:rPr>
          <w:rFonts w:ascii="Times New Roman" w:hAnsi="Times New Roman"/>
          <w:szCs w:val="24"/>
        </w:rPr>
        <w:t>.</w:t>
      </w:r>
    </w:p>
    <w:p w:rsidR="00B46EB6" w:rsidRPr="00B46EB6" w:rsidRDefault="00B46EB6">
      <w:pPr>
        <w:rPr>
          <w:rFonts w:ascii="Times New Roman" w:eastAsia="Times New Roman" w:hAnsi="Times New Roman"/>
          <w:szCs w:val="24"/>
        </w:rPr>
      </w:pPr>
      <w:r w:rsidRPr="00B46EB6">
        <w:rPr>
          <w:rFonts w:ascii="Times New Roman" w:hAnsi="Times New Roman"/>
          <w:szCs w:val="24"/>
        </w:rPr>
        <w:br w:type="page"/>
      </w:r>
    </w:p>
    <w:p w:rsidR="00B45E27" w:rsidRDefault="00B45E27" w:rsidP="00EF6756">
      <w:pPr>
        <w:pStyle w:val="Thesistext"/>
        <w:widowControl w:val="0"/>
        <w:spacing w:after="0"/>
        <w:ind w:firstLine="0"/>
        <w:rPr>
          <w:szCs w:val="24"/>
        </w:rPr>
      </w:pPr>
      <w:proofErr w:type="gramStart"/>
      <w:r>
        <w:rPr>
          <w:szCs w:val="24"/>
        </w:rPr>
        <w:lastRenderedPageBreak/>
        <w:t xml:space="preserve">Table </w:t>
      </w:r>
      <w:r w:rsidR="00AD2457">
        <w:rPr>
          <w:szCs w:val="24"/>
        </w:rPr>
        <w:t>1</w:t>
      </w:r>
      <w:r>
        <w:rPr>
          <w:szCs w:val="24"/>
        </w:rPr>
        <w:t>.</w:t>
      </w:r>
      <w:proofErr w:type="gramEnd"/>
      <w:r>
        <w:rPr>
          <w:szCs w:val="24"/>
        </w:rPr>
        <w:t xml:space="preserve"> Number and ranges of categories for </w:t>
      </w:r>
      <w:r w:rsidR="00B46EB6">
        <w:rPr>
          <w:szCs w:val="24"/>
        </w:rPr>
        <w:t xml:space="preserve">vegetation </w:t>
      </w:r>
      <w:r>
        <w:rPr>
          <w:szCs w:val="24"/>
        </w:rPr>
        <w:t xml:space="preserve">state variables in the state vector, </w:t>
      </w:r>
      <w:r>
        <w:rPr>
          <w:b/>
          <w:szCs w:val="24"/>
        </w:rPr>
        <w:t>s</w:t>
      </w:r>
      <w:r>
        <w:rPr>
          <w:szCs w:val="24"/>
        </w:rPr>
        <w:t>.</w:t>
      </w:r>
    </w:p>
    <w:tbl>
      <w:tblPr>
        <w:tblW w:w="0" w:type="auto"/>
        <w:tblCellMar>
          <w:top w:w="86" w:type="dxa"/>
          <w:left w:w="115" w:type="dxa"/>
          <w:bottom w:w="86" w:type="dxa"/>
          <w:right w:w="115" w:type="dxa"/>
        </w:tblCellMar>
        <w:tblLook w:val="04A0" w:firstRow="1" w:lastRow="0" w:firstColumn="1" w:lastColumn="0" w:noHBand="0" w:noVBand="1"/>
      </w:tblPr>
      <w:tblGrid>
        <w:gridCol w:w="2417"/>
        <w:gridCol w:w="1017"/>
        <w:gridCol w:w="2637"/>
      </w:tblGrid>
      <w:tr w:rsidR="00573133" w:rsidRPr="00D84351" w:rsidTr="00D84351">
        <w:tc>
          <w:tcPr>
            <w:tcW w:w="0" w:type="auto"/>
            <w:tcBorders>
              <w:top w:val="single" w:sz="4" w:space="0" w:color="auto"/>
              <w:bottom w:val="single" w:sz="4" w:space="0" w:color="auto"/>
            </w:tcBorders>
            <w:shd w:val="clear" w:color="auto" w:fill="auto"/>
            <w:vAlign w:val="center"/>
          </w:tcPr>
          <w:p w:rsidR="00AB669D" w:rsidRPr="00D84351" w:rsidRDefault="00DE3740" w:rsidP="00D84351">
            <w:pPr>
              <w:pStyle w:val="Thesistext"/>
              <w:widowControl w:val="0"/>
              <w:spacing w:after="0" w:line="240" w:lineRule="auto"/>
              <w:ind w:firstLine="0"/>
              <w:rPr>
                <w:szCs w:val="24"/>
              </w:rPr>
            </w:pPr>
            <w:r w:rsidRPr="00D84351">
              <w:rPr>
                <w:szCs w:val="24"/>
              </w:rPr>
              <w:t>Variable</w:t>
            </w:r>
          </w:p>
        </w:tc>
        <w:tc>
          <w:tcPr>
            <w:tcW w:w="0" w:type="auto"/>
            <w:tcBorders>
              <w:top w:val="single" w:sz="4" w:space="0" w:color="auto"/>
              <w:bottom w:val="single" w:sz="4" w:space="0" w:color="auto"/>
            </w:tcBorders>
            <w:shd w:val="clear" w:color="auto" w:fill="auto"/>
            <w:vAlign w:val="bottom"/>
          </w:tcPr>
          <w:p w:rsidR="00AB669D" w:rsidRPr="00D84351" w:rsidRDefault="00DE3740" w:rsidP="00D84351">
            <w:pPr>
              <w:pStyle w:val="Thesistext"/>
              <w:widowControl w:val="0"/>
              <w:spacing w:after="0" w:line="240" w:lineRule="auto"/>
              <w:ind w:firstLine="0"/>
              <w:jc w:val="center"/>
              <w:rPr>
                <w:szCs w:val="24"/>
              </w:rPr>
            </w:pPr>
            <w:r w:rsidRPr="00D84351">
              <w:rPr>
                <w:szCs w:val="24"/>
              </w:rPr>
              <w:t>Number</w:t>
            </w:r>
          </w:p>
        </w:tc>
        <w:tc>
          <w:tcPr>
            <w:tcW w:w="0" w:type="auto"/>
            <w:tcBorders>
              <w:top w:val="single" w:sz="4" w:space="0" w:color="auto"/>
              <w:bottom w:val="single" w:sz="4" w:space="0" w:color="auto"/>
            </w:tcBorders>
            <w:shd w:val="clear" w:color="auto" w:fill="auto"/>
            <w:vAlign w:val="center"/>
          </w:tcPr>
          <w:p w:rsidR="00AB669D" w:rsidRPr="00D84351" w:rsidRDefault="00DE3740" w:rsidP="00D84351">
            <w:pPr>
              <w:pStyle w:val="Thesistext"/>
              <w:widowControl w:val="0"/>
              <w:spacing w:after="0" w:line="240" w:lineRule="auto"/>
              <w:ind w:firstLine="0"/>
              <w:rPr>
                <w:szCs w:val="24"/>
              </w:rPr>
            </w:pPr>
            <w:r w:rsidRPr="00D84351">
              <w:rPr>
                <w:szCs w:val="24"/>
              </w:rPr>
              <w:t>Class or Range Midpoint</w:t>
            </w:r>
          </w:p>
        </w:tc>
      </w:tr>
      <w:tr w:rsidR="00573133" w:rsidRPr="00D84351" w:rsidTr="00D84351">
        <w:tc>
          <w:tcPr>
            <w:tcW w:w="0" w:type="auto"/>
            <w:tcBorders>
              <w:top w:val="single" w:sz="4" w:space="0" w:color="auto"/>
            </w:tcBorders>
            <w:shd w:val="clear" w:color="auto" w:fill="auto"/>
          </w:tcPr>
          <w:p w:rsidR="00AB669D" w:rsidRPr="00D84351" w:rsidRDefault="00DE3740" w:rsidP="00D84351">
            <w:pPr>
              <w:pStyle w:val="Thesistext"/>
              <w:widowControl w:val="0"/>
              <w:spacing w:after="0" w:line="240" w:lineRule="auto"/>
              <w:ind w:firstLine="0"/>
              <w:rPr>
                <w:szCs w:val="24"/>
              </w:rPr>
            </w:pPr>
            <w:r w:rsidRPr="00D84351">
              <w:rPr>
                <w:szCs w:val="24"/>
              </w:rPr>
              <w:t>Cover Type</w:t>
            </w:r>
          </w:p>
        </w:tc>
        <w:tc>
          <w:tcPr>
            <w:tcW w:w="0" w:type="auto"/>
            <w:tcBorders>
              <w:top w:val="single" w:sz="4" w:space="0" w:color="auto"/>
            </w:tcBorders>
            <w:shd w:val="clear" w:color="auto" w:fill="auto"/>
          </w:tcPr>
          <w:p w:rsidR="00AB669D" w:rsidRPr="00D84351" w:rsidRDefault="009E6B54" w:rsidP="00D84351">
            <w:pPr>
              <w:pStyle w:val="Thesistext"/>
              <w:widowControl w:val="0"/>
              <w:spacing w:after="0" w:line="240" w:lineRule="auto"/>
              <w:ind w:firstLine="0"/>
              <w:jc w:val="center"/>
              <w:rPr>
                <w:szCs w:val="24"/>
              </w:rPr>
            </w:pPr>
            <w:r w:rsidRPr="00D84351">
              <w:rPr>
                <w:szCs w:val="24"/>
              </w:rPr>
              <w:t>4</w:t>
            </w:r>
          </w:p>
        </w:tc>
        <w:tc>
          <w:tcPr>
            <w:tcW w:w="0" w:type="auto"/>
            <w:tcBorders>
              <w:top w:val="single" w:sz="4" w:space="0" w:color="auto"/>
            </w:tcBorders>
            <w:shd w:val="clear" w:color="auto" w:fill="auto"/>
          </w:tcPr>
          <w:p w:rsidR="001069C2" w:rsidRPr="00D84351" w:rsidRDefault="00DE3740" w:rsidP="00D84351">
            <w:pPr>
              <w:pStyle w:val="Thesistext"/>
              <w:widowControl w:val="0"/>
              <w:spacing w:after="0" w:line="240" w:lineRule="auto"/>
              <w:ind w:firstLine="0"/>
              <w:rPr>
                <w:szCs w:val="24"/>
              </w:rPr>
            </w:pPr>
            <w:r w:rsidRPr="00D84351">
              <w:rPr>
                <w:szCs w:val="24"/>
              </w:rPr>
              <w:t>L</w:t>
            </w:r>
            <w:r w:rsidR="001069C2" w:rsidRPr="00D84351">
              <w:rPr>
                <w:szCs w:val="24"/>
              </w:rPr>
              <w:t xml:space="preserve">odgepole </w:t>
            </w:r>
            <w:r w:rsidRPr="00D84351">
              <w:rPr>
                <w:szCs w:val="24"/>
              </w:rPr>
              <w:t>P</w:t>
            </w:r>
            <w:r w:rsidR="001069C2" w:rsidRPr="00D84351">
              <w:rPr>
                <w:szCs w:val="24"/>
              </w:rPr>
              <w:t>ine</w:t>
            </w:r>
            <w:r w:rsidRPr="00D84351">
              <w:rPr>
                <w:szCs w:val="24"/>
              </w:rPr>
              <w:t xml:space="preserve"> </w:t>
            </w:r>
          </w:p>
          <w:p w:rsidR="001069C2" w:rsidRPr="00D84351" w:rsidRDefault="00DE3740" w:rsidP="00D84351">
            <w:pPr>
              <w:pStyle w:val="Thesistext"/>
              <w:widowControl w:val="0"/>
              <w:spacing w:after="0" w:line="240" w:lineRule="auto"/>
              <w:ind w:firstLine="0"/>
              <w:rPr>
                <w:szCs w:val="24"/>
              </w:rPr>
            </w:pPr>
            <w:r w:rsidRPr="00D84351">
              <w:rPr>
                <w:szCs w:val="24"/>
              </w:rPr>
              <w:t>P</w:t>
            </w:r>
            <w:r w:rsidR="001069C2" w:rsidRPr="00D84351">
              <w:rPr>
                <w:szCs w:val="24"/>
              </w:rPr>
              <w:t xml:space="preserve">onderosa </w:t>
            </w:r>
            <w:r w:rsidRPr="00D84351">
              <w:rPr>
                <w:szCs w:val="24"/>
              </w:rPr>
              <w:t>P</w:t>
            </w:r>
            <w:r w:rsidR="001069C2" w:rsidRPr="00D84351">
              <w:rPr>
                <w:szCs w:val="24"/>
              </w:rPr>
              <w:t>ine</w:t>
            </w:r>
            <w:r w:rsidR="009E6B54" w:rsidRPr="00D84351">
              <w:rPr>
                <w:szCs w:val="24"/>
              </w:rPr>
              <w:t xml:space="preserve"> </w:t>
            </w:r>
          </w:p>
          <w:p w:rsidR="001069C2" w:rsidRPr="00D84351" w:rsidRDefault="009E6B54" w:rsidP="00D84351">
            <w:pPr>
              <w:pStyle w:val="Thesistext"/>
              <w:widowControl w:val="0"/>
              <w:spacing w:after="0" w:line="240" w:lineRule="auto"/>
              <w:ind w:firstLine="0"/>
              <w:rPr>
                <w:szCs w:val="24"/>
              </w:rPr>
            </w:pPr>
            <w:r w:rsidRPr="00D84351">
              <w:rPr>
                <w:szCs w:val="24"/>
              </w:rPr>
              <w:t>M</w:t>
            </w:r>
            <w:r w:rsidR="001069C2" w:rsidRPr="00D84351">
              <w:rPr>
                <w:szCs w:val="24"/>
              </w:rPr>
              <w:t xml:space="preserve">ountain </w:t>
            </w:r>
            <w:r w:rsidRPr="00D84351">
              <w:rPr>
                <w:szCs w:val="24"/>
              </w:rPr>
              <w:t>H</w:t>
            </w:r>
            <w:r w:rsidR="001069C2" w:rsidRPr="00D84351">
              <w:rPr>
                <w:szCs w:val="24"/>
              </w:rPr>
              <w:t>emlock</w:t>
            </w:r>
            <w:r w:rsidRPr="00D84351">
              <w:rPr>
                <w:szCs w:val="24"/>
              </w:rPr>
              <w:t xml:space="preserve"> </w:t>
            </w:r>
          </w:p>
          <w:p w:rsidR="00AB669D" w:rsidRPr="00D84351" w:rsidRDefault="009E6B54" w:rsidP="00D84351">
            <w:pPr>
              <w:pStyle w:val="Thesistext"/>
              <w:widowControl w:val="0"/>
              <w:spacing w:after="0" w:line="240" w:lineRule="auto"/>
              <w:ind w:firstLine="0"/>
              <w:rPr>
                <w:szCs w:val="24"/>
              </w:rPr>
            </w:pPr>
            <w:r w:rsidRPr="00D84351">
              <w:rPr>
                <w:szCs w:val="24"/>
              </w:rPr>
              <w:t>M</w:t>
            </w:r>
            <w:r w:rsidR="001069C2" w:rsidRPr="00D84351">
              <w:rPr>
                <w:szCs w:val="24"/>
              </w:rPr>
              <w:t xml:space="preserve">ixed </w:t>
            </w:r>
            <w:r w:rsidRPr="00D84351">
              <w:rPr>
                <w:szCs w:val="24"/>
              </w:rPr>
              <w:t>C</w:t>
            </w:r>
            <w:r w:rsidR="001069C2" w:rsidRPr="00D84351">
              <w:rPr>
                <w:szCs w:val="24"/>
              </w:rPr>
              <w:t>onifer</w:t>
            </w:r>
          </w:p>
        </w:tc>
      </w:tr>
      <w:tr w:rsidR="00573133" w:rsidRPr="00D84351" w:rsidTr="00D84351">
        <w:tc>
          <w:tcPr>
            <w:tcW w:w="0" w:type="auto"/>
            <w:shd w:val="clear" w:color="auto" w:fill="auto"/>
            <w:vAlign w:val="center"/>
          </w:tcPr>
          <w:p w:rsidR="00AB669D" w:rsidRPr="00D84351" w:rsidRDefault="00573133" w:rsidP="00D84351">
            <w:pPr>
              <w:pStyle w:val="Thesistext"/>
              <w:widowControl w:val="0"/>
              <w:spacing w:after="0" w:line="240" w:lineRule="auto"/>
              <w:ind w:firstLine="0"/>
              <w:rPr>
                <w:szCs w:val="24"/>
                <w:vertAlign w:val="superscript"/>
              </w:rPr>
            </w:pPr>
            <w:r w:rsidRPr="00D84351">
              <w:rPr>
                <w:szCs w:val="24"/>
              </w:rPr>
              <w:t xml:space="preserve">Surface </w:t>
            </w:r>
            <w:r w:rsidR="00DE3740" w:rsidRPr="00D84351">
              <w:rPr>
                <w:szCs w:val="24"/>
              </w:rPr>
              <w:t xml:space="preserve">Fuel </w:t>
            </w:r>
            <w:proofErr w:type="spellStart"/>
            <w:r w:rsidR="00DE3740" w:rsidRPr="00D84351">
              <w:rPr>
                <w:szCs w:val="24"/>
              </w:rPr>
              <w:t>Model</w:t>
            </w:r>
            <w:r w:rsidR="000A0220" w:rsidRPr="00D84351">
              <w:rPr>
                <w:szCs w:val="24"/>
                <w:vertAlign w:val="superscript"/>
              </w:rPr>
              <w:t>a</w:t>
            </w:r>
            <w:proofErr w:type="spellEnd"/>
          </w:p>
        </w:tc>
        <w:tc>
          <w:tcPr>
            <w:tcW w:w="0" w:type="auto"/>
            <w:shd w:val="clear" w:color="auto" w:fill="auto"/>
            <w:vAlign w:val="bottom"/>
          </w:tcPr>
          <w:p w:rsidR="00AB669D" w:rsidRPr="00D84351" w:rsidRDefault="00BA1C50" w:rsidP="00D84351">
            <w:pPr>
              <w:pStyle w:val="Thesistext"/>
              <w:widowControl w:val="0"/>
              <w:spacing w:after="0" w:line="240" w:lineRule="auto"/>
              <w:ind w:firstLine="0"/>
              <w:jc w:val="center"/>
              <w:rPr>
                <w:szCs w:val="24"/>
                <w:highlight w:val="yellow"/>
              </w:rPr>
            </w:pPr>
            <w:r w:rsidRPr="00D84351">
              <w:rPr>
                <w:szCs w:val="24"/>
              </w:rPr>
              <w:t>6</w:t>
            </w:r>
          </w:p>
        </w:tc>
        <w:tc>
          <w:tcPr>
            <w:tcW w:w="0" w:type="auto"/>
            <w:shd w:val="clear" w:color="auto" w:fill="auto"/>
            <w:vAlign w:val="center"/>
          </w:tcPr>
          <w:p w:rsidR="00AB669D" w:rsidRPr="00D84351" w:rsidRDefault="00BA1C50" w:rsidP="00D84351">
            <w:pPr>
              <w:pStyle w:val="Thesistext"/>
              <w:widowControl w:val="0"/>
              <w:spacing w:after="0" w:line="240" w:lineRule="auto"/>
              <w:ind w:firstLine="0"/>
              <w:rPr>
                <w:szCs w:val="24"/>
                <w:highlight w:val="yellow"/>
              </w:rPr>
            </w:pPr>
            <w:r w:rsidRPr="00D84351">
              <w:rPr>
                <w:szCs w:val="24"/>
              </w:rPr>
              <w:t>5, 8, 9, 10, 12, 99</w:t>
            </w:r>
          </w:p>
        </w:tc>
      </w:tr>
      <w:tr w:rsidR="00573133" w:rsidRPr="00D84351" w:rsidTr="00D84351">
        <w:tc>
          <w:tcPr>
            <w:tcW w:w="0" w:type="auto"/>
            <w:shd w:val="clear" w:color="auto" w:fill="auto"/>
            <w:vAlign w:val="center"/>
          </w:tcPr>
          <w:p w:rsidR="00AB669D" w:rsidRPr="00D84351" w:rsidRDefault="00DE3740" w:rsidP="00D84351">
            <w:pPr>
              <w:pStyle w:val="Thesistext"/>
              <w:widowControl w:val="0"/>
              <w:spacing w:after="0" w:line="240" w:lineRule="auto"/>
              <w:ind w:firstLine="0"/>
              <w:rPr>
                <w:szCs w:val="24"/>
              </w:rPr>
            </w:pPr>
            <w:r w:rsidRPr="00D84351">
              <w:rPr>
                <w:szCs w:val="24"/>
              </w:rPr>
              <w:t>Canopy:</w:t>
            </w:r>
          </w:p>
        </w:tc>
        <w:tc>
          <w:tcPr>
            <w:tcW w:w="0" w:type="auto"/>
            <w:shd w:val="clear" w:color="auto" w:fill="auto"/>
            <w:vAlign w:val="bottom"/>
          </w:tcPr>
          <w:p w:rsidR="00AB669D" w:rsidRPr="00D84351" w:rsidRDefault="00AB669D" w:rsidP="00D84351">
            <w:pPr>
              <w:pStyle w:val="Thesistext"/>
              <w:widowControl w:val="0"/>
              <w:spacing w:after="0" w:line="240" w:lineRule="auto"/>
              <w:ind w:firstLine="0"/>
              <w:jc w:val="center"/>
              <w:rPr>
                <w:szCs w:val="24"/>
              </w:rPr>
            </w:pPr>
          </w:p>
        </w:tc>
        <w:tc>
          <w:tcPr>
            <w:tcW w:w="0" w:type="auto"/>
            <w:shd w:val="clear" w:color="auto" w:fill="auto"/>
            <w:vAlign w:val="center"/>
          </w:tcPr>
          <w:p w:rsidR="00AB669D" w:rsidRPr="00D84351" w:rsidRDefault="00AB669D" w:rsidP="00D84351">
            <w:pPr>
              <w:pStyle w:val="Thesistext"/>
              <w:widowControl w:val="0"/>
              <w:spacing w:after="0" w:line="240" w:lineRule="auto"/>
              <w:ind w:firstLine="0"/>
              <w:rPr>
                <w:szCs w:val="24"/>
              </w:rPr>
            </w:pPr>
          </w:p>
        </w:tc>
      </w:tr>
      <w:tr w:rsidR="00573133" w:rsidRPr="00D84351" w:rsidTr="00D84351">
        <w:tc>
          <w:tcPr>
            <w:tcW w:w="0" w:type="auto"/>
            <w:shd w:val="clear" w:color="auto" w:fill="auto"/>
            <w:vAlign w:val="center"/>
          </w:tcPr>
          <w:p w:rsidR="00AB669D" w:rsidRPr="00D84351" w:rsidRDefault="00573133" w:rsidP="00D84351">
            <w:pPr>
              <w:pStyle w:val="Thesistext"/>
              <w:widowControl w:val="0"/>
              <w:spacing w:after="0" w:line="240" w:lineRule="auto"/>
              <w:ind w:firstLine="0"/>
              <w:rPr>
                <w:szCs w:val="24"/>
              </w:rPr>
            </w:pPr>
            <w:r w:rsidRPr="00D84351">
              <w:rPr>
                <w:szCs w:val="24"/>
              </w:rPr>
              <w:t xml:space="preserve">  </w:t>
            </w:r>
            <w:r w:rsidR="00DE3740" w:rsidRPr="00D84351">
              <w:rPr>
                <w:szCs w:val="24"/>
              </w:rPr>
              <w:t>Cover (%)</w:t>
            </w:r>
          </w:p>
        </w:tc>
        <w:tc>
          <w:tcPr>
            <w:tcW w:w="0" w:type="auto"/>
            <w:shd w:val="clear" w:color="auto" w:fill="auto"/>
            <w:vAlign w:val="bottom"/>
          </w:tcPr>
          <w:p w:rsidR="00AB669D" w:rsidRPr="00D84351" w:rsidRDefault="00DE3740" w:rsidP="00D84351">
            <w:pPr>
              <w:pStyle w:val="Thesistext"/>
              <w:widowControl w:val="0"/>
              <w:spacing w:after="0" w:line="240" w:lineRule="auto"/>
              <w:ind w:firstLine="0"/>
              <w:jc w:val="center"/>
              <w:rPr>
                <w:szCs w:val="24"/>
              </w:rPr>
            </w:pPr>
            <w:r w:rsidRPr="00D84351">
              <w:rPr>
                <w:szCs w:val="24"/>
              </w:rPr>
              <w:t>4</w:t>
            </w:r>
          </w:p>
        </w:tc>
        <w:tc>
          <w:tcPr>
            <w:tcW w:w="0" w:type="auto"/>
            <w:shd w:val="clear" w:color="auto" w:fill="auto"/>
            <w:vAlign w:val="center"/>
          </w:tcPr>
          <w:p w:rsidR="00AB669D" w:rsidRPr="00D84351" w:rsidRDefault="00DE3740" w:rsidP="00D84351">
            <w:pPr>
              <w:pStyle w:val="Thesistext"/>
              <w:widowControl w:val="0"/>
              <w:spacing w:after="0" w:line="240" w:lineRule="auto"/>
              <w:ind w:firstLine="0"/>
              <w:rPr>
                <w:szCs w:val="24"/>
              </w:rPr>
            </w:pPr>
            <w:r w:rsidRPr="00D84351">
              <w:rPr>
                <w:szCs w:val="24"/>
              </w:rPr>
              <w:t>0, 25, 55, 90</w:t>
            </w:r>
          </w:p>
        </w:tc>
      </w:tr>
      <w:tr w:rsidR="00573133" w:rsidRPr="00D84351" w:rsidTr="00D84351">
        <w:tc>
          <w:tcPr>
            <w:tcW w:w="0" w:type="auto"/>
            <w:shd w:val="clear" w:color="auto" w:fill="auto"/>
            <w:vAlign w:val="center"/>
          </w:tcPr>
          <w:p w:rsidR="00AB669D" w:rsidRPr="00D84351" w:rsidRDefault="00573133" w:rsidP="00D84351">
            <w:pPr>
              <w:pStyle w:val="Thesistext"/>
              <w:widowControl w:val="0"/>
              <w:spacing w:after="0" w:line="240" w:lineRule="auto"/>
              <w:ind w:firstLine="0"/>
              <w:rPr>
                <w:szCs w:val="24"/>
              </w:rPr>
            </w:pPr>
            <w:r w:rsidRPr="00D84351">
              <w:rPr>
                <w:szCs w:val="24"/>
              </w:rPr>
              <w:t xml:space="preserve">  </w:t>
            </w:r>
            <w:r w:rsidR="00DE3740" w:rsidRPr="00D84351">
              <w:rPr>
                <w:szCs w:val="24"/>
              </w:rPr>
              <w:t>Total Height (</w:t>
            </w:r>
            <w:proofErr w:type="spellStart"/>
            <w:r w:rsidR="00DE3740" w:rsidRPr="00D84351">
              <w:rPr>
                <w:szCs w:val="24"/>
              </w:rPr>
              <w:t>ft</w:t>
            </w:r>
            <w:proofErr w:type="spellEnd"/>
            <w:r w:rsidR="00DE3740" w:rsidRPr="00D84351">
              <w:rPr>
                <w:szCs w:val="24"/>
              </w:rPr>
              <w:t>)</w:t>
            </w:r>
          </w:p>
        </w:tc>
        <w:tc>
          <w:tcPr>
            <w:tcW w:w="0" w:type="auto"/>
            <w:shd w:val="clear" w:color="auto" w:fill="auto"/>
            <w:vAlign w:val="bottom"/>
          </w:tcPr>
          <w:p w:rsidR="00AB669D" w:rsidRPr="00D84351" w:rsidRDefault="00DE3740" w:rsidP="00D84351">
            <w:pPr>
              <w:pStyle w:val="Thesistext"/>
              <w:widowControl w:val="0"/>
              <w:spacing w:after="0" w:line="240" w:lineRule="auto"/>
              <w:ind w:firstLine="0"/>
              <w:jc w:val="center"/>
              <w:rPr>
                <w:szCs w:val="24"/>
              </w:rPr>
            </w:pPr>
            <w:r w:rsidRPr="00D84351">
              <w:rPr>
                <w:szCs w:val="24"/>
              </w:rPr>
              <w:t>4</w:t>
            </w:r>
          </w:p>
        </w:tc>
        <w:tc>
          <w:tcPr>
            <w:tcW w:w="0" w:type="auto"/>
            <w:shd w:val="clear" w:color="auto" w:fill="auto"/>
            <w:vAlign w:val="center"/>
          </w:tcPr>
          <w:p w:rsidR="00AB669D" w:rsidRPr="00D84351" w:rsidRDefault="00DE3740" w:rsidP="00D84351">
            <w:pPr>
              <w:pStyle w:val="Thesistext"/>
              <w:widowControl w:val="0"/>
              <w:spacing w:after="0" w:line="240" w:lineRule="auto"/>
              <w:ind w:firstLine="0"/>
              <w:rPr>
                <w:szCs w:val="24"/>
              </w:rPr>
            </w:pPr>
            <w:r w:rsidRPr="00D84351">
              <w:rPr>
                <w:szCs w:val="24"/>
              </w:rPr>
              <w:t>0, 8, 24, 40</w:t>
            </w:r>
          </w:p>
        </w:tc>
      </w:tr>
      <w:tr w:rsidR="00573133" w:rsidRPr="00D84351" w:rsidTr="00D84351">
        <w:tc>
          <w:tcPr>
            <w:tcW w:w="0" w:type="auto"/>
            <w:shd w:val="clear" w:color="auto" w:fill="auto"/>
            <w:vAlign w:val="center"/>
          </w:tcPr>
          <w:p w:rsidR="00AB669D" w:rsidRPr="00D84351" w:rsidRDefault="00573133" w:rsidP="00D84351">
            <w:pPr>
              <w:pStyle w:val="Thesistext"/>
              <w:widowControl w:val="0"/>
              <w:spacing w:after="0" w:line="240" w:lineRule="auto"/>
              <w:ind w:firstLine="0"/>
              <w:rPr>
                <w:szCs w:val="24"/>
              </w:rPr>
            </w:pPr>
            <w:r w:rsidRPr="00D84351">
              <w:rPr>
                <w:szCs w:val="24"/>
              </w:rPr>
              <w:t xml:space="preserve">  </w:t>
            </w:r>
            <w:r w:rsidR="00DE3740" w:rsidRPr="00D84351">
              <w:rPr>
                <w:szCs w:val="24"/>
              </w:rPr>
              <w:t>Base Height (</w:t>
            </w:r>
            <w:proofErr w:type="spellStart"/>
            <w:r w:rsidR="00DE3740" w:rsidRPr="00D84351">
              <w:rPr>
                <w:szCs w:val="24"/>
              </w:rPr>
              <w:t>ft</w:t>
            </w:r>
            <w:proofErr w:type="spellEnd"/>
            <w:r w:rsidR="00DE3740" w:rsidRPr="00D84351">
              <w:rPr>
                <w:szCs w:val="24"/>
              </w:rPr>
              <w:t>)</w:t>
            </w:r>
          </w:p>
        </w:tc>
        <w:tc>
          <w:tcPr>
            <w:tcW w:w="0" w:type="auto"/>
            <w:shd w:val="clear" w:color="auto" w:fill="auto"/>
            <w:vAlign w:val="bottom"/>
          </w:tcPr>
          <w:p w:rsidR="00AB669D" w:rsidRPr="00D84351" w:rsidRDefault="00DE3740" w:rsidP="00D84351">
            <w:pPr>
              <w:pStyle w:val="Thesistext"/>
              <w:widowControl w:val="0"/>
              <w:spacing w:after="0" w:line="240" w:lineRule="auto"/>
              <w:ind w:firstLine="0"/>
              <w:jc w:val="center"/>
              <w:rPr>
                <w:szCs w:val="24"/>
              </w:rPr>
            </w:pPr>
            <w:r w:rsidRPr="00D84351">
              <w:rPr>
                <w:szCs w:val="24"/>
              </w:rPr>
              <w:t>5</w:t>
            </w:r>
          </w:p>
        </w:tc>
        <w:tc>
          <w:tcPr>
            <w:tcW w:w="0" w:type="auto"/>
            <w:shd w:val="clear" w:color="auto" w:fill="auto"/>
            <w:vAlign w:val="center"/>
          </w:tcPr>
          <w:p w:rsidR="00AB669D" w:rsidRPr="00D84351" w:rsidRDefault="00DE3740" w:rsidP="00D84351">
            <w:pPr>
              <w:pStyle w:val="Thesistext"/>
              <w:widowControl w:val="0"/>
              <w:spacing w:after="0" w:line="240" w:lineRule="auto"/>
              <w:ind w:firstLine="0"/>
              <w:rPr>
                <w:szCs w:val="24"/>
              </w:rPr>
            </w:pPr>
            <w:r w:rsidRPr="00D84351">
              <w:rPr>
                <w:szCs w:val="24"/>
              </w:rPr>
              <w:t>1, 2, 7, 15, 30</w:t>
            </w:r>
          </w:p>
        </w:tc>
      </w:tr>
      <w:tr w:rsidR="00573133" w:rsidRPr="00D84351" w:rsidTr="00D84351">
        <w:tc>
          <w:tcPr>
            <w:tcW w:w="0" w:type="auto"/>
            <w:tcBorders>
              <w:bottom w:val="single" w:sz="4" w:space="0" w:color="auto"/>
            </w:tcBorders>
            <w:shd w:val="clear" w:color="auto" w:fill="auto"/>
            <w:vAlign w:val="center"/>
          </w:tcPr>
          <w:p w:rsidR="00AB669D" w:rsidRPr="00D84351" w:rsidRDefault="00573133" w:rsidP="00D84351">
            <w:pPr>
              <w:pStyle w:val="Thesistext"/>
              <w:widowControl w:val="0"/>
              <w:spacing w:after="0" w:line="240" w:lineRule="auto"/>
              <w:ind w:firstLine="0"/>
              <w:rPr>
                <w:szCs w:val="24"/>
              </w:rPr>
            </w:pPr>
            <w:r w:rsidRPr="00D84351">
              <w:rPr>
                <w:szCs w:val="24"/>
              </w:rPr>
              <w:t xml:space="preserve">  </w:t>
            </w:r>
            <w:r w:rsidR="00DE3740" w:rsidRPr="00D84351">
              <w:rPr>
                <w:szCs w:val="24"/>
              </w:rPr>
              <w:t>Bulk Density (kg/m</w:t>
            </w:r>
            <w:r w:rsidR="00DE3740" w:rsidRPr="00D84351">
              <w:rPr>
                <w:szCs w:val="24"/>
                <w:vertAlign w:val="superscript"/>
              </w:rPr>
              <w:t>2</w:t>
            </w:r>
            <w:r w:rsidR="00DE3740" w:rsidRPr="00D84351">
              <w:rPr>
                <w:szCs w:val="24"/>
              </w:rPr>
              <w:t>)</w:t>
            </w:r>
          </w:p>
        </w:tc>
        <w:tc>
          <w:tcPr>
            <w:tcW w:w="0" w:type="auto"/>
            <w:tcBorders>
              <w:bottom w:val="single" w:sz="4" w:space="0" w:color="auto"/>
            </w:tcBorders>
            <w:shd w:val="clear" w:color="auto" w:fill="auto"/>
            <w:vAlign w:val="bottom"/>
          </w:tcPr>
          <w:p w:rsidR="00AB669D" w:rsidRPr="00D84351" w:rsidRDefault="00DE3740" w:rsidP="00D84351">
            <w:pPr>
              <w:pStyle w:val="Thesistext"/>
              <w:widowControl w:val="0"/>
              <w:spacing w:after="0" w:line="240" w:lineRule="auto"/>
              <w:ind w:firstLine="0"/>
              <w:jc w:val="center"/>
              <w:rPr>
                <w:szCs w:val="24"/>
              </w:rPr>
            </w:pPr>
            <w:r w:rsidRPr="00D84351">
              <w:rPr>
                <w:szCs w:val="24"/>
              </w:rPr>
              <w:t>5</w:t>
            </w:r>
          </w:p>
        </w:tc>
        <w:tc>
          <w:tcPr>
            <w:tcW w:w="0" w:type="auto"/>
            <w:tcBorders>
              <w:bottom w:val="single" w:sz="4" w:space="0" w:color="auto"/>
            </w:tcBorders>
            <w:shd w:val="clear" w:color="auto" w:fill="auto"/>
            <w:vAlign w:val="center"/>
          </w:tcPr>
          <w:p w:rsidR="00AB669D" w:rsidRPr="00D84351" w:rsidRDefault="00DE3740" w:rsidP="00D84351">
            <w:pPr>
              <w:pStyle w:val="Thesistext"/>
              <w:widowControl w:val="0"/>
              <w:spacing w:after="0" w:line="240" w:lineRule="auto"/>
              <w:ind w:firstLine="0"/>
              <w:rPr>
                <w:szCs w:val="24"/>
              </w:rPr>
            </w:pPr>
            <w:r w:rsidRPr="00D84351">
              <w:rPr>
                <w:szCs w:val="24"/>
              </w:rPr>
              <w:t>0, 0.03, 0.08, 0.15, 0.28</w:t>
            </w:r>
          </w:p>
        </w:tc>
      </w:tr>
    </w:tbl>
    <w:p w:rsidR="00B45E27" w:rsidRDefault="00B45E27" w:rsidP="00EF6756">
      <w:pPr>
        <w:pStyle w:val="Thesistext"/>
        <w:widowControl w:val="0"/>
        <w:spacing w:after="0"/>
        <w:ind w:firstLine="0"/>
        <w:rPr>
          <w:szCs w:val="24"/>
        </w:rPr>
      </w:pPr>
    </w:p>
    <w:p w:rsidR="00B45E27" w:rsidRPr="000A0220" w:rsidRDefault="000A0220" w:rsidP="00EF6756">
      <w:pPr>
        <w:pStyle w:val="Thesistext"/>
        <w:widowControl w:val="0"/>
        <w:spacing w:after="0"/>
        <w:ind w:firstLine="0"/>
        <w:rPr>
          <w:szCs w:val="24"/>
        </w:rPr>
      </w:pPr>
      <w:proofErr w:type="spellStart"/>
      <w:proofErr w:type="gramStart"/>
      <w:r>
        <w:rPr>
          <w:szCs w:val="24"/>
          <w:vertAlign w:val="superscript"/>
        </w:rPr>
        <w:t>a</w:t>
      </w:r>
      <w:proofErr w:type="spellEnd"/>
      <w:r>
        <w:rPr>
          <w:szCs w:val="24"/>
        </w:rPr>
        <w:t xml:space="preserve">  These</w:t>
      </w:r>
      <w:proofErr w:type="gramEnd"/>
      <w:r>
        <w:rPr>
          <w:szCs w:val="24"/>
        </w:rPr>
        <w:t xml:space="preserve"> fuel models are described in Anderson (1982).</w:t>
      </w:r>
    </w:p>
    <w:p w:rsidR="00B45E27" w:rsidRDefault="00B45E27" w:rsidP="00EF6756">
      <w:pPr>
        <w:pStyle w:val="Thesistext"/>
        <w:widowControl w:val="0"/>
        <w:spacing w:after="0"/>
        <w:ind w:firstLine="0"/>
        <w:rPr>
          <w:szCs w:val="24"/>
        </w:rPr>
      </w:pPr>
    </w:p>
    <w:p w:rsidR="000908F1" w:rsidRPr="00837AC7" w:rsidRDefault="00B45E27" w:rsidP="00EF6756">
      <w:pPr>
        <w:pStyle w:val="Thesistext"/>
        <w:widowControl w:val="0"/>
        <w:spacing w:after="0"/>
        <w:ind w:firstLine="0"/>
        <w:rPr>
          <w:szCs w:val="24"/>
        </w:rPr>
      </w:pPr>
      <w:r>
        <w:rPr>
          <w:szCs w:val="24"/>
        </w:rPr>
        <w:t xml:space="preserve"> </w:t>
      </w:r>
    </w:p>
    <w:p w:rsidR="007A4CC1" w:rsidRDefault="007A4CC1" w:rsidP="00B46EB6">
      <w:pPr>
        <w:spacing w:line="480" w:lineRule="auto"/>
        <w:ind w:left="1008" w:hanging="1008"/>
        <w:rPr>
          <w:rFonts w:ascii="Times New Roman" w:hAnsi="Times New Roman"/>
          <w:szCs w:val="24"/>
        </w:rPr>
      </w:pPr>
      <w:r>
        <w:rPr>
          <w:rFonts w:ascii="Times New Roman" w:hAnsi="Times New Roman"/>
          <w:szCs w:val="24"/>
        </w:rPr>
        <w:br w:type="page"/>
      </w:r>
      <w:proofErr w:type="gramStart"/>
      <w:r w:rsidR="003D3D23">
        <w:rPr>
          <w:rFonts w:ascii="Times New Roman" w:hAnsi="Times New Roman"/>
          <w:szCs w:val="24"/>
        </w:rPr>
        <w:lastRenderedPageBreak/>
        <w:t>Figure 1.</w:t>
      </w:r>
      <w:proofErr w:type="gramEnd"/>
      <w:r w:rsidR="003D3D23">
        <w:rPr>
          <w:rFonts w:ascii="Times New Roman" w:hAnsi="Times New Roman"/>
          <w:szCs w:val="24"/>
        </w:rPr>
        <w:t xml:space="preserve"> </w:t>
      </w:r>
      <w:r w:rsidR="00B46EB6">
        <w:rPr>
          <w:rFonts w:ascii="Times New Roman" w:hAnsi="Times New Roman"/>
          <w:szCs w:val="24"/>
        </w:rPr>
        <w:t xml:space="preserve">72,164 ha study area in southern portion of the Fort Rock Ranger District of the </w:t>
      </w:r>
      <w:r w:rsidR="003C5C60">
        <w:rPr>
          <w:noProof/>
        </w:rPr>
        <mc:AlternateContent>
          <mc:Choice Requires="wpg">
            <w:drawing>
              <wp:anchor distT="0" distB="0" distL="114300" distR="114300" simplePos="0" relativeHeight="251654656" behindDoc="0" locked="0" layoutInCell="1" allowOverlap="1" wp14:anchorId="3F1AE654" wp14:editId="0602F584">
                <wp:simplePos x="0" y="0"/>
                <wp:positionH relativeFrom="column">
                  <wp:align>center</wp:align>
                </wp:positionH>
                <wp:positionV relativeFrom="paragraph">
                  <wp:posOffset>885190</wp:posOffset>
                </wp:positionV>
                <wp:extent cx="5981700" cy="6687185"/>
                <wp:effectExtent l="0" t="0" r="0" b="0"/>
                <wp:wrapSquare wrapText="bothSides"/>
                <wp:docPr id="3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6687185"/>
                          <a:chOff x="0" y="0"/>
                          <a:chExt cx="59817" cy="66873"/>
                        </a:xfrm>
                      </wpg:grpSpPr>
                      <pic:pic xmlns:pic="http://schemas.openxmlformats.org/drawingml/2006/picture">
                        <pic:nvPicPr>
                          <pic:cNvPr id="33" name="Picture 2" descr="SR_nf2 copy"/>
                          <pic:cNvPicPr>
                            <a:picLocks noChangeAspect="1" noChangeArrowheads="1"/>
                          </pic:cNvPicPr>
                        </pic:nvPicPr>
                        <pic:blipFill>
                          <a:blip r:embed="rId11" cstate="email">
                            <a:grayscl/>
                            <a:extLst>
                              <a:ext uri="{28A0092B-C50C-407E-A947-70E740481C1C}">
                                <a14:useLocalDpi xmlns:a14="http://schemas.microsoft.com/office/drawing/2010/main" val="0"/>
                              </a:ext>
                            </a:extLst>
                          </a:blip>
                          <a:srcRect t="3442" r="6691"/>
                          <a:stretch>
                            <a:fillRect/>
                          </a:stretch>
                        </pic:blipFill>
                        <pic:spPr bwMode="auto">
                          <a:xfrm>
                            <a:off x="9540" y="0"/>
                            <a:ext cx="50277" cy="373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3"/>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39727"/>
                            <a:ext cx="50196" cy="27146"/>
                          </a:xfrm>
                          <a:prstGeom prst="rect">
                            <a:avLst/>
                          </a:prstGeom>
                          <a:noFill/>
                          <a:extLst>
                            <a:ext uri="{909E8E84-426E-40DD-AFC4-6F175D3DCCD1}">
                              <a14:hiddenFill xmlns:a14="http://schemas.microsoft.com/office/drawing/2010/main">
                                <a:solidFill>
                                  <a:srgbClr val="FFFFFF"/>
                                </a:solidFill>
                              </a14:hiddenFill>
                            </a:ext>
                          </a:extLst>
                        </pic:spPr>
                      </pic:pic>
                      <wpg:grpSp>
                        <wpg:cNvPr id="35" name="Group 5"/>
                        <wpg:cNvGrpSpPr>
                          <a:grpSpLocks/>
                        </wpg:cNvGrpSpPr>
                        <wpg:grpSpPr bwMode="auto">
                          <a:xfrm flipH="1">
                            <a:off x="33528" y="23439"/>
                            <a:ext cx="12954" cy="41148"/>
                            <a:chOff x="33528" y="23439"/>
                            <a:chExt cx="16002" cy="38100"/>
                          </a:xfrm>
                        </wpg:grpSpPr>
                        <wps:wsp>
                          <wps:cNvPr id="36" name="Line 15"/>
                          <wps:cNvSpPr>
                            <a:spLocks noChangeShapeType="1"/>
                          </wps:cNvSpPr>
                          <wps:spPr bwMode="auto">
                            <a:xfrm flipH="1">
                              <a:off x="44196" y="23439"/>
                              <a:ext cx="5334" cy="12954"/>
                            </a:xfrm>
                            <a:custGeom>
                              <a:avLst/>
                              <a:gdLst>
                                <a:gd name="T0" fmla="*/ 0 w 685800"/>
                                <a:gd name="T1" fmla="*/ 0 h 2330450"/>
                                <a:gd name="T2" fmla="*/ 322674 w 685800"/>
                                <a:gd name="T3" fmla="*/ 400251 h 2330450"/>
                                <a:gd name="T4" fmla="*/ 0 60000 65536"/>
                                <a:gd name="T5" fmla="*/ 0 60000 65536"/>
                                <a:gd name="T6" fmla="*/ 0 w 685800"/>
                                <a:gd name="T7" fmla="*/ 0 h 2330450"/>
                                <a:gd name="T8" fmla="*/ 685800 w 685800"/>
                                <a:gd name="T9" fmla="*/ 2330450 h 2330450"/>
                              </a:gdLst>
                              <a:ahLst/>
                              <a:cxnLst>
                                <a:cxn ang="T4">
                                  <a:pos x="T0" y="T1"/>
                                </a:cxn>
                                <a:cxn ang="T5">
                                  <a:pos x="T2" y="T3"/>
                                </a:cxn>
                              </a:cxnLst>
                              <a:rect l="T6" t="T7" r="T8" b="T9"/>
                              <a:pathLst>
                                <a:path w="685800" h="2330450">
                                  <a:moveTo>
                                    <a:pt x="0" y="0"/>
                                  </a:moveTo>
                                  <a:lnTo>
                                    <a:pt x="685800" y="2330450"/>
                                  </a:lnTo>
                                </a:path>
                              </a:pathLst>
                            </a:custGeom>
                            <a:noFill/>
                            <a:ln w="28575">
                              <a:solidFill>
                                <a:sysClr val="windowText" lastClr="000000">
                                  <a:lumMod val="100000"/>
                                  <a:lumOff val="0"/>
                                </a:sysClr>
                              </a:solidFill>
                              <a:round/>
                              <a:headEnd type="triangle" w="med" len="med"/>
                              <a:tailEnd/>
                            </a:ln>
                            <a:extLst>
                              <a:ext uri="{909E8E84-426E-40DD-AFC4-6F175D3DCCD1}">
                                <a14:hiddenFill xmlns:a14="http://schemas.microsoft.com/office/drawing/2010/main">
                                  <a:solidFill>
                                    <a:srgbClr val="FFFFFF"/>
                                  </a:solidFill>
                                </a14:hiddenFill>
                              </a:ext>
                            </a:extLst>
                          </wps:spPr>
                          <wps:txbx>
                            <w:txbxContent>
                              <w:p w:rsidR="00FE0E13" w:rsidRDefault="00FE0E13" w:rsidP="003D3D23">
                                <w:pPr>
                                  <w:rPr>
                                    <w:rFonts w:eastAsia="Times New Roman"/>
                                  </w:rPr>
                                </w:pPr>
                              </w:p>
                            </w:txbxContent>
                          </wps:txbx>
                          <wps:bodyPr rot="0" vert="horz" wrap="square" lIns="91440" tIns="45720" rIns="91440" bIns="45720" anchor="t" anchorCtr="0" upright="1">
                            <a:noAutofit/>
                          </wps:bodyPr>
                        </wps:wsp>
                        <wps:wsp>
                          <wps:cNvPr id="37" name="Line 19"/>
                          <wps:cNvSpPr>
                            <a:spLocks noChangeShapeType="1"/>
                          </wps:cNvSpPr>
                          <wps:spPr bwMode="auto">
                            <a:xfrm flipH="1">
                              <a:off x="33528" y="36393"/>
                              <a:ext cx="10668" cy="25146"/>
                            </a:xfrm>
                            <a:custGeom>
                              <a:avLst/>
                              <a:gdLst>
                                <a:gd name="T0" fmla="*/ 0 w 242887"/>
                                <a:gd name="T1" fmla="*/ 0 h 838200"/>
                                <a:gd name="T2" fmla="*/ 20579810 w 242887"/>
                                <a:gd name="T3" fmla="*/ 22631403 h 838200"/>
                                <a:gd name="T4" fmla="*/ 0 60000 65536"/>
                                <a:gd name="T5" fmla="*/ 0 60000 65536"/>
                                <a:gd name="T6" fmla="*/ 0 w 242887"/>
                                <a:gd name="T7" fmla="*/ 0 h 838200"/>
                                <a:gd name="T8" fmla="*/ 242887 w 242887"/>
                                <a:gd name="T9" fmla="*/ 838200 h 838200"/>
                              </a:gdLst>
                              <a:ahLst/>
                              <a:cxnLst>
                                <a:cxn ang="T4">
                                  <a:pos x="T0" y="T1"/>
                                </a:cxn>
                                <a:cxn ang="T5">
                                  <a:pos x="T2" y="T3"/>
                                </a:cxn>
                              </a:cxnLst>
                              <a:rect l="T6" t="T7" r="T8" b="T9"/>
                              <a:pathLst>
                                <a:path w="242887" h="838200">
                                  <a:moveTo>
                                    <a:pt x="0" y="0"/>
                                  </a:moveTo>
                                  <a:lnTo>
                                    <a:pt x="242887" y="838200"/>
                                  </a:lnTo>
                                </a:path>
                              </a:pathLst>
                            </a:custGeom>
                            <a:noFill/>
                            <a:ln w="28575">
                              <a:solidFill>
                                <a:sysClr val="windowText" lastClr="000000">
                                  <a:lumMod val="100000"/>
                                  <a:lumOff val="0"/>
                                </a:sysClr>
                              </a:solidFill>
                              <a:round/>
                              <a:headEnd/>
                              <a:tailEnd type="triangle" w="med" len="med"/>
                            </a:ln>
                            <a:extLst>
                              <a:ext uri="{909E8E84-426E-40DD-AFC4-6F175D3DCCD1}">
                                <a14:hiddenFill xmlns:a14="http://schemas.microsoft.com/office/drawing/2010/main">
                                  <a:solidFill>
                                    <a:srgbClr val="FFFFFF"/>
                                  </a:solidFill>
                                </a14:hiddenFill>
                              </a:ext>
                            </a:extLst>
                          </wps:spPr>
                          <wps:txbx>
                            <w:txbxContent>
                              <w:p w:rsidR="00FE0E13" w:rsidRDefault="00FE0E13" w:rsidP="003D3D23">
                                <w:pPr>
                                  <w:rPr>
                                    <w:rFonts w:eastAsia="Times New Roman"/>
                                  </w:rPr>
                                </w:pPr>
                              </w:p>
                            </w:txbxContent>
                          </wps:txbx>
                          <wps:bodyPr rot="0" vert="horz" wrap="square" lIns="91440" tIns="45720" rIns="91440" bIns="45720" anchor="t" anchorCtr="0" upright="1">
                            <a:noAutofit/>
                          </wps:bodyPr>
                        </wps:wsp>
                      </wpg:grpSp>
                      <wps:wsp>
                        <wps:cNvPr id="38" name="Line 14"/>
                        <wps:cNvSpPr>
                          <a:spLocks noChangeShapeType="1"/>
                        </wps:cNvSpPr>
                        <wps:spPr bwMode="auto">
                          <a:xfrm flipH="1">
                            <a:off x="19812" y="21915"/>
                            <a:ext cx="10668" cy="19812"/>
                          </a:xfrm>
                          <a:custGeom>
                            <a:avLst/>
                            <a:gdLst>
                              <a:gd name="T0" fmla="*/ 0 w 3581400"/>
                              <a:gd name="T1" fmla="*/ 0 h 1600200"/>
                              <a:gd name="T2" fmla="*/ 1305852 w 3581400"/>
                              <a:gd name="T3" fmla="*/ 1981200 h 1600200"/>
                              <a:gd name="T4" fmla="*/ 0 60000 65536"/>
                              <a:gd name="T5" fmla="*/ 0 60000 65536"/>
                              <a:gd name="T6" fmla="*/ 0 w 3581400"/>
                              <a:gd name="T7" fmla="*/ 0 h 1600200"/>
                              <a:gd name="T8" fmla="*/ 3581400 w 3581400"/>
                              <a:gd name="T9" fmla="*/ 1600200 h 1600200"/>
                            </a:gdLst>
                            <a:ahLst/>
                            <a:cxnLst>
                              <a:cxn ang="T4">
                                <a:pos x="T0" y="T1"/>
                              </a:cxn>
                              <a:cxn ang="T5">
                                <a:pos x="T2" y="T3"/>
                              </a:cxn>
                            </a:cxnLst>
                            <a:rect l="T6" t="T7" r="T8" b="T9"/>
                            <a:pathLst>
                              <a:path w="3581400" h="1600200">
                                <a:moveTo>
                                  <a:pt x="0" y="0"/>
                                </a:moveTo>
                                <a:lnTo>
                                  <a:pt x="3581400" y="1600200"/>
                                </a:lnTo>
                              </a:path>
                            </a:pathLst>
                          </a:custGeom>
                          <a:noFill/>
                          <a:ln w="28575">
                            <a:solidFill>
                              <a:sysClr val="windowText" lastClr="000000">
                                <a:lumMod val="100000"/>
                                <a:lumOff val="0"/>
                              </a:sysClr>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FE0E13" w:rsidRDefault="00FE0E13" w:rsidP="003D3D23">
                              <w:pPr>
                                <w:rPr>
                                  <w:rFonts w:eastAsia="Times New Roman"/>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33" style="position:absolute;left:0;text-align:left;margin-left:0;margin-top:69.7pt;width:471pt;height:526.55pt;z-index:251654656;mso-position-horizontal:center" coordsize="59817,6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alt="SR_nf2 copy" style="position:absolute;left:9540;width:50277;height:37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WlhvDAAAA2wAAAA8AAABkcnMvZG93bnJldi54bWxEj82KAjEQhO+C7xB6YS+iGRVERqMsouBJ&#10;XH8O3tpJbzLspDNMoo5vvxEWPBZV9RU1X7auEndqQulZwXCQgSAuvC7ZKDgdN/0piBCRNVaeScGT&#10;AiwX3c4cc+0f/E33QzQiQTjkqMDGWOdShsKSwzDwNXHyfnzjMCbZGKkbfCS4q+QoyybSYclpwWJN&#10;K0vF7+HmFJircWFNZ7O/Xka96c4+h7u2VOrzo/2agYjUxnf4v73VCsZjeH1JP0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xaWG8MAAADbAAAADwAAAAAAAAAAAAAAAACf&#10;AgAAZHJzL2Rvd25yZXYueG1sUEsFBgAAAAAEAAQA9wAAAI8DAAAAAA==&#10;">
                  <v:imagedata r:id="rId13" o:title="SR_nf2 copy" croptop="2256f" cropright="4385f" grayscale="t"/>
                </v:shape>
                <v:shape id="Picture 3" o:spid="_x0000_s1035" type="#_x0000_t75" style="position:absolute;top:39727;width:50196;height:27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9LJHFAAAA2wAAAA8AAABkcnMvZG93bnJldi54bWxEj81uwjAQhO9IfQdrK3EDh4IQTTGoVFA4&#10;QH9SHmBrb5OIeB3FBsLb10hIHEcz841mOm9tJU7U+NKxgkE/AUGsnSk5V7D/WfUmIHxANlg5JgUX&#10;8jCfPXSmmBp35m86ZSEXEcI+RQVFCHUqpdcFWfR9VxNH7881FkOUTS5Ng+cIt5V8SpKxtFhyXCiw&#10;preC9CE7WgXLD/3J75lZPG9/v6rJZj/YrfVKqe5j+/oCIlAb7uFbe2MUDEdw/RJ/gJz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PSyRxQAAANsAAAAPAAAAAAAAAAAAAAAA&#10;AJ8CAABkcnMvZG93bnJldi54bWxQSwUGAAAAAAQABAD3AAAAkQMAAAAA&#10;">
                  <v:imagedata r:id="rId14" o:title="" grayscale="t"/>
                </v:shape>
                <v:group id="_x0000_s1036" style="position:absolute;left:33528;top:23439;width:12954;height:41148;flip:x" coordorigin="33528,23439" coordsize="16002,38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 id="Line 15" o:spid="_x0000_s1037" style="position:absolute;left:44196;top:23439;width:5334;height:12954;flip:x;visibility:visible;mso-wrap-style:square;v-text-anchor:top" coordsize="685800,23304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T0MIA&#10;AADbAAAADwAAAGRycy9kb3ducmV2LnhtbESPT4vCMBTE78J+h/CEvciaqiDabSqLsuDNter90bz+&#10;wealNNHWb28EYY/DzPyGSTaDacSdOldbVjCbRiCIc6trLhWcT79fKxDOI2tsLJOCBznYpB+jBGNt&#10;ez7SPfOlCBB2MSqovG9jKV1ekUE3tS1x8ArbGfRBdqXUHfYBbho5j6KlNFhzWKiwpW1F+TW7GQWX&#10;/em4PczPVPyts76Q/lavdhOlPsfDzzcIT4P/D7/be61gsYTXl/AD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NPQwgAAANsAAAAPAAAAAAAAAAAAAAAAAJgCAABkcnMvZG93&#10;bnJldi54bWxQSwUGAAAAAAQABAD1AAAAhwMAAAAA&#10;" adj="-11796480,,5400" path="m,l685800,2330450e" filled="f" strokeweight="2.25pt">
                    <v:stroke startarrow="block" joinstyle="round"/>
                    <v:formulas/>
                    <v:path arrowok="t" o:connecttype="custom" o:connectlocs="0,0;2510,2225" o:connectangles="0,0" textboxrect="0,0,685800,2330450"/>
                    <o:lock v:ext="edit" shapetype="t"/>
                    <v:textbox>
                      <w:txbxContent>
                        <w:p w:rsidR="00FE0E13" w:rsidRDefault="00FE0E13" w:rsidP="003D3D23">
                          <w:pPr>
                            <w:rPr>
                              <w:rFonts w:eastAsia="Times New Roman"/>
                            </w:rPr>
                          </w:pPr>
                        </w:p>
                      </w:txbxContent>
                    </v:textbox>
                  </v:shape>
                  <v:shape id="Line 19" o:spid="_x0000_s1038" style="position:absolute;left:33528;top:36393;width:10668;height:25146;flip:x;visibility:visible;mso-wrap-style:square;v-text-anchor:top" coordsize="242887,838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OGMMA&#10;AADbAAAADwAAAGRycy9kb3ducmV2LnhtbESPT2vCQBTE70K/w/IKvemmf7AlugkiiD1Iwdji9ZF9&#10;boLZt2F3jem3dwsFj8PM/IZZlqPtxEA+tI4VPM8yEMS10y0bBd+HzfQDRIjIGjvHpOCXApTFw2SJ&#10;uXZX3tNQRSMShEOOCpoY+1zKUDdkMcxcT5y8k/MWY5LeSO3xmuC2ky9ZNpcWW04LDfa0bqg+Vxer&#10;YKh9lMPP23xLX4jHbWVW651R6ulxXC1ARBrjPfzf/tQKXt/h70v6Ab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yOGMMAAADbAAAADwAAAAAAAAAAAAAAAACYAgAAZHJzL2Rv&#10;d25yZXYueG1sUEsFBgAAAAAEAAQA9QAAAIgDAAAAAA==&#10;" adj="-11796480,,5400" path="m,l242887,838200e" filled="f" strokeweight="2.25pt">
                    <v:stroke endarrow="block" joinstyle="round"/>
                    <v:formulas/>
                    <v:path arrowok="t" o:connecttype="custom" o:connectlocs="0,0;903899,678942" o:connectangles="0,0" textboxrect="0,0,242887,838200"/>
                    <o:lock v:ext="edit" shapetype="t"/>
                    <v:textbox>
                      <w:txbxContent>
                        <w:p w:rsidR="00FE0E13" w:rsidRDefault="00FE0E13" w:rsidP="003D3D23">
                          <w:pPr>
                            <w:rPr>
                              <w:rFonts w:eastAsia="Times New Roman"/>
                            </w:rPr>
                          </w:pPr>
                        </w:p>
                      </w:txbxContent>
                    </v:textbox>
                  </v:shape>
                </v:group>
                <v:shape id="Line 14" o:spid="_x0000_s1039" style="position:absolute;left:19812;top:21915;width:10668;height:19812;flip:x;visibility:visible;mso-wrap-style:square;v-text-anchor:top" coordsize="3581400,1600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IFNMIA&#10;AADbAAAADwAAAGRycy9kb3ducmV2LnhtbERP3WrCMBS+F/YO4Qx2p+lcJ6NrKloYFdyNbg9waI5N&#10;t+akNFnbvb25ELz8+P7z7Ww7MdLgW8cKnlcJCOLa6ZYbBd9fH8s3ED4ga+wck4J/8rAtHhY5ZtpN&#10;fKLxHBoRQ9hnqMCE0GdS+tqQRb9yPXHkLm6wGCIcGqkHnGK47eQ6STbSYsuxwWBPpaH69/xnFZS7&#10;9HNf7atLmpz0uq9+jq/OHJV6epx37yACzeEuvrkPWsFLHBu/xB8gi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sgU0wgAAANsAAAAPAAAAAAAAAAAAAAAAAJgCAABkcnMvZG93&#10;bnJldi54bWxQSwUGAAAAAAQABAD1AAAAhwMAAAAA&#10;" adj="-11796480,,5400" path="m,l3581400,1600200e" filled="f" strokeweight="2.25pt">
                  <v:stroke startarrow="block" endarrow="block" joinstyle="round"/>
                  <v:formulas/>
                  <v:path arrowok="t" o:connecttype="custom" o:connectlocs="0,0;3890,24529" o:connectangles="0,0" textboxrect="0,0,3581400,1600200"/>
                  <o:lock v:ext="edit" shapetype="t"/>
                  <v:textbox>
                    <w:txbxContent>
                      <w:p w:rsidR="00FE0E13" w:rsidRDefault="00FE0E13" w:rsidP="003D3D23">
                        <w:pPr>
                          <w:rPr>
                            <w:rFonts w:eastAsia="Times New Roman"/>
                          </w:rPr>
                        </w:pPr>
                      </w:p>
                    </w:txbxContent>
                  </v:textbox>
                </v:shape>
                <w10:wrap type="square"/>
              </v:group>
            </w:pict>
          </mc:Fallback>
        </mc:AlternateContent>
      </w:r>
      <w:r w:rsidR="00B46EB6">
        <w:rPr>
          <w:rFonts w:ascii="Times New Roman" w:hAnsi="Times New Roman"/>
          <w:szCs w:val="24"/>
        </w:rPr>
        <w:t>Deschutes National Forest in Oregon.</w:t>
      </w:r>
    </w:p>
    <w:p w:rsidR="00B46EB6" w:rsidRDefault="00B46EB6" w:rsidP="00B46EB6">
      <w:pPr>
        <w:spacing w:line="480" w:lineRule="auto"/>
        <w:ind w:left="1008" w:hanging="1008"/>
        <w:rPr>
          <w:rFonts w:ascii="Times New Roman" w:hAnsi="Times New Roman"/>
          <w:szCs w:val="24"/>
        </w:rPr>
      </w:pPr>
    </w:p>
    <w:p w:rsidR="00256514" w:rsidRDefault="00256514">
      <w:pPr>
        <w:rPr>
          <w:rFonts w:ascii="Times New Roman" w:hAnsi="Times New Roman"/>
          <w:szCs w:val="24"/>
        </w:rPr>
      </w:pPr>
    </w:p>
    <w:p w:rsidR="000F0668" w:rsidRDefault="000F0668">
      <w:pPr>
        <w:rPr>
          <w:rFonts w:ascii="Times New Roman" w:hAnsi="Times New Roman"/>
          <w:szCs w:val="24"/>
        </w:rPr>
        <w:sectPr w:rsidR="000F0668" w:rsidSect="006B2E91">
          <w:endnotePr>
            <w:numFmt w:val="decimal"/>
          </w:endnotePr>
          <w:pgSz w:w="12240" w:h="15840"/>
          <w:pgMar w:top="1440" w:right="1440" w:bottom="1440" w:left="1440" w:header="720" w:footer="720" w:gutter="0"/>
          <w:cols w:space="720"/>
          <w:docGrid w:linePitch="360"/>
        </w:sectPr>
      </w:pPr>
    </w:p>
    <w:p w:rsidR="005F45FF" w:rsidRPr="000F0668" w:rsidRDefault="005F45FF" w:rsidP="00AA1637">
      <w:pPr>
        <w:spacing w:line="480" w:lineRule="auto"/>
        <w:ind w:left="1008" w:hanging="1008"/>
        <w:rPr>
          <w:rFonts w:ascii="Times New Roman" w:hAnsi="Times New Roman"/>
          <w:szCs w:val="24"/>
        </w:rPr>
      </w:pPr>
      <w:proofErr w:type="gramStart"/>
      <w:r>
        <w:rPr>
          <w:rFonts w:ascii="Times New Roman" w:hAnsi="Times New Roman"/>
          <w:szCs w:val="24"/>
        </w:rPr>
        <w:lastRenderedPageBreak/>
        <w:t>Figure 2.</w:t>
      </w:r>
      <w:proofErr w:type="gramEnd"/>
      <w:r w:rsidR="00AD2457">
        <w:rPr>
          <w:rFonts w:ascii="Times New Roman" w:hAnsi="Times New Roman"/>
          <w:szCs w:val="24"/>
        </w:rPr>
        <w:t xml:space="preserve"> </w:t>
      </w:r>
      <w:r w:rsidR="000F0668">
        <w:rPr>
          <w:rFonts w:ascii="Times New Roman" w:hAnsi="Times New Roman"/>
          <w:szCs w:val="24"/>
        </w:rPr>
        <w:t xml:space="preserve">Historical ignition points from </w:t>
      </w:r>
      <w:r w:rsidR="000F0668" w:rsidRPr="00585E7D">
        <w:rPr>
          <w:rFonts w:ascii="Times New Roman" w:hAnsi="Times New Roman"/>
          <w:szCs w:val="24"/>
        </w:rPr>
        <w:t>19</w:t>
      </w:r>
      <w:r w:rsidR="00BA1C50" w:rsidRPr="00585E7D">
        <w:rPr>
          <w:rFonts w:ascii="Times New Roman" w:hAnsi="Times New Roman"/>
          <w:szCs w:val="24"/>
        </w:rPr>
        <w:t>80</w:t>
      </w:r>
      <w:r w:rsidR="00467A9C">
        <w:rPr>
          <w:rFonts w:ascii="Times New Roman" w:hAnsi="Times New Roman"/>
          <w:szCs w:val="24"/>
        </w:rPr>
        <w:t xml:space="preserve"> </w:t>
      </w:r>
      <w:r w:rsidR="000F0668" w:rsidRPr="00585E7D">
        <w:rPr>
          <w:rFonts w:ascii="Times New Roman" w:hAnsi="Times New Roman"/>
          <w:szCs w:val="24"/>
        </w:rPr>
        <w:t>to</w:t>
      </w:r>
      <w:r w:rsidR="00467A9C">
        <w:rPr>
          <w:rFonts w:ascii="Times New Roman" w:hAnsi="Times New Roman"/>
          <w:szCs w:val="24"/>
        </w:rPr>
        <w:t xml:space="preserve"> </w:t>
      </w:r>
      <w:r w:rsidR="000F0668" w:rsidRPr="00585E7D">
        <w:rPr>
          <w:rFonts w:ascii="Times New Roman" w:hAnsi="Times New Roman"/>
          <w:szCs w:val="24"/>
        </w:rPr>
        <w:t>200</w:t>
      </w:r>
      <w:r w:rsidR="00BA1C50" w:rsidRPr="00585E7D">
        <w:rPr>
          <w:rFonts w:ascii="Times New Roman" w:hAnsi="Times New Roman"/>
          <w:szCs w:val="24"/>
        </w:rPr>
        <w:t>9</w:t>
      </w:r>
      <w:r w:rsidR="000F0668" w:rsidRPr="00585E7D">
        <w:rPr>
          <w:rFonts w:ascii="Times New Roman" w:hAnsi="Times New Roman"/>
          <w:szCs w:val="24"/>
        </w:rPr>
        <w:t xml:space="preserve"> laid</w:t>
      </w:r>
      <w:r w:rsidR="000F0668">
        <w:rPr>
          <w:rFonts w:ascii="Times New Roman" w:hAnsi="Times New Roman"/>
          <w:szCs w:val="24"/>
        </w:rPr>
        <w:t xml:space="preserve"> over map of </w:t>
      </w:r>
      <w:r w:rsidR="00AA1637">
        <w:rPr>
          <w:rFonts w:ascii="Times New Roman" w:hAnsi="Times New Roman"/>
          <w:szCs w:val="24"/>
        </w:rPr>
        <w:t xml:space="preserve">ignition </w:t>
      </w:r>
      <w:r w:rsidR="000F0668">
        <w:rPr>
          <w:rFonts w:ascii="Times New Roman" w:hAnsi="Times New Roman"/>
          <w:szCs w:val="24"/>
        </w:rPr>
        <w:t>probabilit</w:t>
      </w:r>
      <w:r w:rsidR="00AA1637">
        <w:rPr>
          <w:rFonts w:ascii="Times New Roman" w:hAnsi="Times New Roman"/>
          <w:szCs w:val="24"/>
        </w:rPr>
        <w:t xml:space="preserve">ies </w:t>
      </w:r>
      <w:r w:rsidR="000F0668">
        <w:rPr>
          <w:rFonts w:ascii="Times New Roman" w:hAnsi="Times New Roman"/>
          <w:szCs w:val="24"/>
        </w:rPr>
        <w:t>for each 30 m</w:t>
      </w:r>
      <w:r w:rsidR="000F0668">
        <w:rPr>
          <w:rFonts w:ascii="Times New Roman" w:hAnsi="Times New Roman"/>
          <w:szCs w:val="24"/>
          <w:vertAlign w:val="superscript"/>
        </w:rPr>
        <w:t>2</w:t>
      </w:r>
      <w:r w:rsidR="00AA1637">
        <w:rPr>
          <w:rFonts w:ascii="Times New Roman" w:hAnsi="Times New Roman"/>
          <w:szCs w:val="24"/>
        </w:rPr>
        <w:t xml:space="preserve"> pixel created using kernel smoothing. </w:t>
      </w:r>
    </w:p>
    <w:p w:rsidR="000F0668" w:rsidRDefault="000F0668">
      <w:pPr>
        <w:rPr>
          <w:rFonts w:ascii="Times New Roman" w:hAnsi="Times New Roman"/>
          <w:szCs w:val="24"/>
        </w:rPr>
      </w:pPr>
    </w:p>
    <w:p w:rsidR="00A41B7B" w:rsidRDefault="00A41B7B">
      <w:pPr>
        <w:rPr>
          <w:rFonts w:ascii="Times New Roman" w:hAnsi="Times New Roman"/>
          <w:szCs w:val="24"/>
        </w:rPr>
      </w:pPr>
    </w:p>
    <w:p w:rsidR="00A41B7B" w:rsidRDefault="003C5C60" w:rsidP="00514B91">
      <w:pPr>
        <w:rPr>
          <w:rFonts w:ascii="Times New Roman" w:hAnsi="Times New Roman"/>
          <w:szCs w:val="24"/>
        </w:rPr>
      </w:pPr>
      <w:r>
        <w:rPr>
          <w:noProof/>
        </w:rPr>
        <mc:AlternateContent>
          <mc:Choice Requires="wpg">
            <w:drawing>
              <wp:anchor distT="0" distB="0" distL="114300" distR="114300" simplePos="0" relativeHeight="251655680" behindDoc="0" locked="0" layoutInCell="1" allowOverlap="1" wp14:anchorId="3A9189FE" wp14:editId="7C67A239">
                <wp:simplePos x="0" y="0"/>
                <wp:positionH relativeFrom="column">
                  <wp:align>center</wp:align>
                </wp:positionH>
                <wp:positionV relativeFrom="paragraph">
                  <wp:posOffset>0</wp:posOffset>
                </wp:positionV>
                <wp:extent cx="5655945" cy="4572000"/>
                <wp:effectExtent l="0" t="0" r="1905" b="0"/>
                <wp:wrapNone/>
                <wp:docPr id="2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945" cy="4572000"/>
                          <a:chOff x="0" y="0"/>
                          <a:chExt cx="56559" cy="45720"/>
                        </a:xfrm>
                      </wpg:grpSpPr>
                      <pic:pic xmlns:pic="http://schemas.openxmlformats.org/drawingml/2006/picture">
                        <pic:nvPicPr>
                          <pic:cNvPr id="28" name="Picture 2"/>
                          <pic:cNvPicPr>
                            <a:picLocks noChangeAspect="1"/>
                          </pic:cNvPicPr>
                        </pic:nvPicPr>
                        <pic:blipFill>
                          <a:blip r:embed="rId15">
                            <a:extLst>
                              <a:ext uri="{28A0092B-C50C-407E-A947-70E740481C1C}">
                                <a14:useLocalDpi xmlns:a14="http://schemas.microsoft.com/office/drawing/2010/main" val="0"/>
                              </a:ext>
                            </a:extLst>
                          </a:blip>
                          <a:srcRect l="14265" t="11607" r="31775" b="6979"/>
                          <a:stretch>
                            <a:fillRect/>
                          </a:stretch>
                        </pic:blipFill>
                        <pic:spPr bwMode="auto">
                          <a:xfrm>
                            <a:off x="0" y="0"/>
                            <a:ext cx="48856" cy="45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3"/>
                          <pic:cNvPicPr>
                            <a:picLocks noChangeAspect="1" noChangeArrowheads="1"/>
                          </pic:cNvPicPr>
                        </pic:nvPicPr>
                        <pic:blipFill>
                          <a:blip r:embed="rId15">
                            <a:extLst>
                              <a:ext uri="{28A0092B-C50C-407E-A947-70E740481C1C}">
                                <a14:useLocalDpi xmlns:a14="http://schemas.microsoft.com/office/drawing/2010/main" val="0"/>
                              </a:ext>
                            </a:extLst>
                          </a:blip>
                          <a:srcRect l="69409" t="54005" r="22745" b="32329"/>
                          <a:stretch>
                            <a:fillRect/>
                          </a:stretch>
                        </pic:blipFill>
                        <pic:spPr bwMode="auto">
                          <a:xfrm>
                            <a:off x="47636" y="20966"/>
                            <a:ext cx="3976" cy="10945"/>
                          </a:xfrm>
                          <a:prstGeom prst="rect">
                            <a:avLst/>
                          </a:prstGeom>
                          <a:noFill/>
                          <a:extLst>
                            <a:ext uri="{909E8E84-426E-40DD-AFC4-6F175D3DCCD1}">
                              <a14:hiddenFill xmlns:a14="http://schemas.microsoft.com/office/drawing/2010/main">
                                <a:solidFill>
                                  <a:srgbClr val="FFFFFF"/>
                                </a:solidFill>
                              </a14:hiddenFill>
                            </a:ext>
                          </a:extLst>
                        </pic:spPr>
                      </pic:pic>
                      <wps:wsp>
                        <wps:cNvPr id="30" name="TextBox 4"/>
                        <wps:cNvSpPr txBox="1">
                          <a:spLocks noChangeArrowheads="1"/>
                        </wps:cNvSpPr>
                        <wps:spPr bwMode="auto">
                          <a:xfrm>
                            <a:off x="51613" y="19875"/>
                            <a:ext cx="4946" cy="3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E13" w:rsidRDefault="00FE0E13" w:rsidP="00AA1637">
                              <w:pPr>
                                <w:pStyle w:val="NormalWeb"/>
                                <w:spacing w:before="0" w:beforeAutospacing="0" w:after="0" w:afterAutospacing="0"/>
                              </w:pPr>
                              <w:proofErr w:type="gramStart"/>
                              <w:r w:rsidRPr="00D84351">
                                <w:rPr>
                                  <w:rFonts w:ascii="Calibri" w:hAnsi="Calibri"/>
                                  <w:color w:val="000000"/>
                                  <w:kern w:val="24"/>
                                  <w:sz w:val="28"/>
                                  <w:szCs w:val="28"/>
                                </w:rPr>
                                <w:t>high</w:t>
                              </w:r>
                              <w:proofErr w:type="gramEnd"/>
                            </w:p>
                          </w:txbxContent>
                        </wps:txbx>
                        <wps:bodyPr rot="0" vert="horz" wrap="none" lIns="91440" tIns="45720" rIns="91440" bIns="45720" anchor="t" anchorCtr="0" upright="1">
                          <a:spAutoFit/>
                        </wps:bodyPr>
                      </wps:wsp>
                      <wps:wsp>
                        <wps:cNvPr id="31" name="TextBox 5"/>
                        <wps:cNvSpPr txBox="1">
                          <a:spLocks noChangeArrowheads="1"/>
                        </wps:cNvSpPr>
                        <wps:spPr bwMode="auto">
                          <a:xfrm>
                            <a:off x="51872" y="27016"/>
                            <a:ext cx="4485" cy="3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E13" w:rsidRDefault="00FE0E13" w:rsidP="00AA1637">
                              <w:pPr>
                                <w:pStyle w:val="NormalWeb"/>
                                <w:spacing w:before="0" w:beforeAutospacing="0" w:after="0" w:afterAutospacing="0"/>
                              </w:pPr>
                              <w:proofErr w:type="gramStart"/>
                              <w:r w:rsidRPr="00D84351">
                                <w:rPr>
                                  <w:rFonts w:ascii="Calibri" w:hAnsi="Calibri"/>
                                  <w:color w:val="000000"/>
                                  <w:kern w:val="24"/>
                                  <w:sz w:val="28"/>
                                  <w:szCs w:val="28"/>
                                </w:rPr>
                                <w:t>low</w:t>
                              </w:r>
                              <w:proofErr w:type="gramEnd"/>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6" o:spid="_x0000_s1040" style="position:absolute;margin-left:0;margin-top:0;width:445.35pt;height:5in;z-index:251655680;mso-position-horizontal:center" coordsize="56559,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">
                <v:shape id="Picture 2" o:spid="_x0000_s1041" type="#_x0000_t75" style="position:absolute;width:48856;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GlvHCAAAA2wAAAA8AAABkcnMvZG93bnJldi54bWxET89rwjAUvg/2P4Q38DI0nYhoZ5ShCOpl&#10;2A16fTRvbbV5KUm01b/eHAYeP77fi1VvGnEl52vLCj5GCQjiwuqaSwW/P9vhDIQPyBoby6TgRh5W&#10;y9eXBabadnykaxZKEUPYp6igCqFNpfRFRQb9yLbEkfuzzmCI0JVSO+xiuGnkOEmm0mDNsaHCltYV&#10;FefsYhTMm/0R30+TruX8Xm83evqdrw9KDd76r08QgfrwFP+7d1rBOI6NX+IPkM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hpbxwgAAANsAAAAPAAAAAAAAAAAAAAAAAJ8C&#10;AABkcnMvZG93bnJldi54bWxQSwUGAAAAAAQABAD3AAAAjgMAAAAA&#10;">
                  <v:imagedata r:id="rId16" o:title="" croptop="7607f" cropbottom="4574f" cropleft="9349f" cropright="20824f"/>
                  <v:path arrowok="t"/>
                </v:shape>
                <v:shape id="Picture 3" o:spid="_x0000_s1042" type="#_x0000_t75" style="position:absolute;left:47636;top:20966;width:3976;height:10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AO37CAAAA2wAAAA8AAABkcnMvZG93bnJldi54bWxEj1FrwkAQhN8F/8OxQt/0UgvFpl6kKkKh&#10;L230Byy5NQnJ7YW7bUz/fa9Q8HGYmW+Y7W5yvRopxNazgcdVBoq48rbl2sDlfFpuQEVBtth7JgM/&#10;FGFXzGdbzK2/8ReNpdQqQTjmaKARGXKtY9WQw7jyA3Hyrj44lCRDrW3AW4K7Xq+z7Fk7bDktNDjQ&#10;oaGqK7+dgSf+OGq5XPcSjt3o60+Lp1KMeVhMb6+ghCa5h//b79bA+gX+vqQfo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QDt+wgAAANsAAAAPAAAAAAAAAAAAAAAAAJ8C&#10;AABkcnMvZG93bnJldi54bWxQSwUGAAAAAAQABAD3AAAAjgMAAAAA&#10;">
                  <v:imagedata r:id="rId16" o:title="" croptop="35393f" cropbottom="21187f" cropleft="45488f" cropright="14906f"/>
                </v:shape>
                <v:shape id="TextBox 4" o:spid="_x0000_s1043" type="#_x0000_t202" style="position:absolute;left:51613;top:19875;width:4946;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Wmu8EA&#10;AADbAAAADwAAAGRycy9kb3ducmV2LnhtbERPS27CMBDdV+IO1iB1Vxw+RWnAIASt1F0h7QFG8TQO&#10;iceRbSDl9PWiUpdP77/eDrYTV/KhcaxgOslAEFdON1wr+Pp8e8pBhIissXNMCn4owHYzelhjod2N&#10;T3QtYy1SCIcCFZgY+0LKUBmyGCauJ07ct/MWY4K+ltrjLYXbTs6ybCktNpwaDPa0N1S15cUqyDP7&#10;0bYvs2Owi/v02ewP7rU/K/U4HnYrEJGG+C/+c79rBfO0Pn1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1prvBAAAA2wAAAA8AAAAAAAAAAAAAAAAAmAIAAGRycy9kb3du&#10;cmV2LnhtbFBLBQYAAAAABAAEAPUAAACGAwAAAAA=&#10;" filled="f" stroked="f">
                  <v:textbox style="mso-fit-shape-to-text:t">
                    <w:txbxContent>
                      <w:p w:rsidR="00FE0E13" w:rsidRDefault="00FE0E13" w:rsidP="00AA1637">
                        <w:pPr>
                          <w:pStyle w:val="NormalWeb"/>
                          <w:spacing w:before="0" w:beforeAutospacing="0" w:after="0" w:afterAutospacing="0"/>
                        </w:pPr>
                        <w:r w:rsidRPr="00D84351">
                          <w:rPr>
                            <w:rFonts w:ascii="Calibri" w:hAnsi="Calibri"/>
                            <w:color w:val="000000"/>
                            <w:kern w:val="24"/>
                            <w:sz w:val="28"/>
                            <w:szCs w:val="28"/>
                          </w:rPr>
                          <w:t>high</w:t>
                        </w:r>
                      </w:p>
                    </w:txbxContent>
                  </v:textbox>
                </v:shape>
                <v:shape id="TextBox 5" o:spid="_x0000_s1044" type="#_x0000_t202" style="position:absolute;left:51872;top:27016;width:4485;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DIMMA&#10;AADbAAAADwAAAGRycy9kb3ducmV2LnhtbESPwW7CMBBE75X4B2uRuIEToAgCBiFaJG5tgQ9YxUsc&#10;Eq+j2IW0X18jIfU4mpk3mtWms7W4UetLxwrSUQKCOHe65ELB+bQfzkH4gKyxdkwKfsjDZt17WWGm&#10;3Z2/6HYMhYgQ9hkqMCE0mZQ+N2TRj1xDHL2Lay2GKNtC6hbvEW5rOU6SmbRYclww2NDOUF4dv62C&#10;eWI/qmox/vR2+pu+mt2be2+uSg363XYJIlAX/sPP9kErmKT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kDIMMAAADbAAAADwAAAAAAAAAAAAAAAACYAgAAZHJzL2Rv&#10;d25yZXYueG1sUEsFBgAAAAAEAAQA9QAAAIgDAAAAAA==&#10;" filled="f" stroked="f">
                  <v:textbox style="mso-fit-shape-to-text:t">
                    <w:txbxContent>
                      <w:p w:rsidR="00FE0E13" w:rsidRDefault="00FE0E13" w:rsidP="00AA1637">
                        <w:pPr>
                          <w:pStyle w:val="NormalWeb"/>
                          <w:spacing w:before="0" w:beforeAutospacing="0" w:after="0" w:afterAutospacing="0"/>
                        </w:pPr>
                        <w:r w:rsidRPr="00D84351">
                          <w:rPr>
                            <w:rFonts w:ascii="Calibri" w:hAnsi="Calibri"/>
                            <w:color w:val="000000"/>
                            <w:kern w:val="24"/>
                            <w:sz w:val="28"/>
                            <w:szCs w:val="28"/>
                          </w:rPr>
                          <w:t>low</w:t>
                        </w:r>
                      </w:p>
                    </w:txbxContent>
                  </v:textbox>
                </v:shape>
              </v:group>
            </w:pict>
          </mc:Fallback>
        </mc:AlternateContent>
      </w:r>
      <w:r w:rsidR="00A41B7B">
        <w:rPr>
          <w:rFonts w:ascii="Times New Roman" w:hAnsi="Times New Roman"/>
          <w:szCs w:val="24"/>
        </w:rPr>
        <w:br w:type="page"/>
      </w:r>
    </w:p>
    <w:p w:rsidR="005E5155" w:rsidRDefault="005E5155">
      <w:pPr>
        <w:rPr>
          <w:rFonts w:ascii="Times New Roman" w:hAnsi="Times New Roman"/>
          <w:szCs w:val="24"/>
        </w:rPr>
        <w:sectPr w:rsidR="005E5155" w:rsidSect="006B2E91">
          <w:endnotePr>
            <w:numFmt w:val="decimal"/>
          </w:endnotePr>
          <w:pgSz w:w="15840" w:h="12240" w:orient="landscape"/>
          <w:pgMar w:top="1440" w:right="1440" w:bottom="1440" w:left="1440" w:header="720" w:footer="720" w:gutter="0"/>
          <w:cols w:space="720"/>
          <w:docGrid w:linePitch="360"/>
        </w:sectPr>
      </w:pPr>
    </w:p>
    <w:p w:rsidR="00C43372" w:rsidRPr="00E50C8A" w:rsidRDefault="00C43372" w:rsidP="00C43372">
      <w:pPr>
        <w:spacing w:line="480" w:lineRule="auto"/>
        <w:ind w:left="1008" w:hanging="1008"/>
        <w:rPr>
          <w:rFonts w:ascii="Times New Roman" w:hAnsi="Times New Roman"/>
          <w:szCs w:val="24"/>
        </w:rPr>
      </w:pPr>
      <w:proofErr w:type="gramStart"/>
      <w:r>
        <w:rPr>
          <w:rFonts w:ascii="Times New Roman" w:hAnsi="Times New Roman"/>
          <w:szCs w:val="24"/>
        </w:rPr>
        <w:lastRenderedPageBreak/>
        <w:t>Figure 3</w:t>
      </w:r>
      <w:r w:rsidRPr="007F6F13">
        <w:rPr>
          <w:rFonts w:ascii="Times New Roman" w:hAnsi="Times New Roman"/>
          <w:szCs w:val="24"/>
        </w:rPr>
        <w:t>.</w:t>
      </w:r>
      <w:proofErr w:type="gramEnd"/>
      <w:r w:rsidRPr="007F6F13">
        <w:rPr>
          <w:rFonts w:ascii="Times New Roman" w:hAnsi="Times New Roman"/>
          <w:szCs w:val="24"/>
        </w:rPr>
        <w:t xml:space="preserve"> Frequency with which estimate</w:t>
      </w:r>
      <w:r>
        <w:rPr>
          <w:rFonts w:ascii="Times New Roman" w:hAnsi="Times New Roman"/>
          <w:szCs w:val="24"/>
        </w:rPr>
        <w:t>d</w:t>
      </w:r>
      <w:r w:rsidRPr="007F6F13">
        <w:rPr>
          <w:rFonts w:ascii="Times New Roman" w:hAnsi="Times New Roman"/>
          <w:szCs w:val="24"/>
        </w:rPr>
        <w:t xml:space="preserve"> </w:t>
      </w:r>
      <w:r w:rsidR="006A4598">
        <w:rPr>
          <w:rFonts w:ascii="Times New Roman" w:hAnsi="Times New Roman"/>
          <w:szCs w:val="24"/>
        </w:rPr>
        <w:t xml:space="preserve">expected </w:t>
      </w:r>
      <w:r w:rsidRPr="007F6F13">
        <w:rPr>
          <w:rFonts w:ascii="Times New Roman" w:hAnsi="Times New Roman"/>
          <w:szCs w:val="24"/>
        </w:rPr>
        <w:t>present value of future suppression cost</w:t>
      </w:r>
      <w:r>
        <w:rPr>
          <w:rFonts w:ascii="Times New Roman" w:hAnsi="Times New Roman"/>
          <w:szCs w:val="24"/>
        </w:rPr>
        <w:t xml:space="preserve"> savings</w:t>
      </w:r>
      <w:r w:rsidRPr="007F6F13" w:rsidDel="00C43372">
        <w:rPr>
          <w:rFonts w:ascii="Times New Roman" w:hAnsi="Times New Roman"/>
          <w:szCs w:val="24"/>
        </w:rPr>
        <w:t xml:space="preserve"> </w:t>
      </w:r>
      <w:r>
        <w:rPr>
          <w:rFonts w:ascii="Times New Roman" w:hAnsi="Times New Roman"/>
          <w:szCs w:val="24"/>
        </w:rPr>
        <w:t>f</w:t>
      </w:r>
      <w:r w:rsidRPr="007F6F13">
        <w:rPr>
          <w:rFonts w:ascii="Times New Roman" w:hAnsi="Times New Roman"/>
          <w:szCs w:val="24"/>
        </w:rPr>
        <w:t>or</w:t>
      </w:r>
      <w:r w:rsidR="006A4598">
        <w:rPr>
          <w:rFonts w:ascii="Times New Roman" w:hAnsi="Times New Roman"/>
          <w:szCs w:val="24"/>
        </w:rPr>
        <w:t xml:space="preserve"> a </w:t>
      </w:r>
      <w:r w:rsidRPr="007F6F13">
        <w:rPr>
          <w:rFonts w:ascii="Times New Roman" w:hAnsi="Times New Roman"/>
          <w:szCs w:val="24"/>
        </w:rPr>
        <w:t>fire of interest</w:t>
      </w:r>
      <w:r>
        <w:rPr>
          <w:rFonts w:ascii="Times New Roman" w:hAnsi="Times New Roman"/>
          <w:szCs w:val="24"/>
        </w:rPr>
        <w:t xml:space="preserve">, </w:t>
      </w:r>
      <m:oMath>
        <m:sSup>
          <m:sSupPr>
            <m:ctrlPr>
              <w:rPr>
                <w:rFonts w:ascii="Cambria Math" w:hAnsi="Cambria Math"/>
                <w:i/>
                <w:szCs w:val="24"/>
              </w:rPr>
            </m:ctrlPr>
          </m:sSupPr>
          <m:e>
            <m:r>
              <w:rPr>
                <w:rFonts w:ascii="Cambria Math" w:hAnsi="Cambria Math"/>
                <w:szCs w:val="24"/>
              </w:rPr>
              <m:t>E[B</m:t>
            </m:r>
          </m:e>
          <m:sup>
            <m:r>
              <w:rPr>
                <w:rFonts w:ascii="Cambria Math" w:hAnsi="Cambria Math"/>
                <w:szCs w:val="24"/>
              </w:rPr>
              <m:t>m</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0</m:t>
            </m:r>
          </m:sub>
          <m:sup>
            <m:r>
              <w:rPr>
                <w:rFonts w:ascii="Cambria Math" w:hAnsi="Cambria Math"/>
                <w:szCs w:val="24"/>
              </w:rPr>
              <m:t>m</m:t>
            </m:r>
          </m:sup>
        </m:sSubSup>
        <m:r>
          <w:rPr>
            <w:rFonts w:ascii="Cambria Math" w:hAnsi="Cambria Math"/>
            <w:szCs w:val="24"/>
          </w:rPr>
          <m:t>)],</m:t>
        </m:r>
      </m:oMath>
      <w:r w:rsidRPr="007F6F13">
        <w:rPr>
          <w:rFonts w:ascii="Times New Roman" w:hAnsi="Times New Roman"/>
          <w:szCs w:val="24"/>
        </w:rPr>
        <w:t xml:space="preserve"> </w:t>
      </w:r>
      <w:r w:rsidR="006A4598">
        <w:rPr>
          <w:rFonts w:ascii="Times New Roman" w:hAnsi="Times New Roman"/>
          <w:i/>
          <w:szCs w:val="24"/>
        </w:rPr>
        <w:t xml:space="preserve">m = </w:t>
      </w:r>
      <w:r w:rsidR="006A4598">
        <w:rPr>
          <w:rFonts w:ascii="Times New Roman" w:hAnsi="Times New Roman"/>
          <w:szCs w:val="24"/>
        </w:rPr>
        <w:t>1,…</w:t>
      </w:r>
      <w:proofErr w:type="gramStart"/>
      <w:r w:rsidR="006A4598">
        <w:rPr>
          <w:rFonts w:ascii="Times New Roman" w:hAnsi="Times New Roman"/>
          <w:szCs w:val="24"/>
        </w:rPr>
        <w:t>,500</w:t>
      </w:r>
      <w:proofErr w:type="gramEnd"/>
      <w:r w:rsidR="006A4598">
        <w:rPr>
          <w:rFonts w:ascii="Times New Roman" w:hAnsi="Times New Roman"/>
          <w:szCs w:val="24"/>
        </w:rPr>
        <w:t xml:space="preserve">, </w:t>
      </w:r>
      <w:r w:rsidRPr="007F6F13">
        <w:rPr>
          <w:rFonts w:ascii="Times New Roman" w:hAnsi="Times New Roman"/>
          <w:szCs w:val="24"/>
        </w:rPr>
        <w:t>falls in $</w:t>
      </w:r>
      <w:r w:rsidR="006A4598">
        <w:rPr>
          <w:rFonts w:ascii="Times New Roman" w:hAnsi="Times New Roman"/>
          <w:szCs w:val="24"/>
        </w:rPr>
        <w:t>1</w:t>
      </w:r>
      <w:r w:rsidRPr="007F6F13">
        <w:rPr>
          <w:rFonts w:ascii="Times New Roman" w:hAnsi="Times New Roman"/>
          <w:szCs w:val="24"/>
        </w:rPr>
        <w:t>00,000 value intervals.</w:t>
      </w:r>
    </w:p>
    <w:p w:rsidR="00415B75" w:rsidRDefault="003C5C60">
      <w:pPr>
        <w:rPr>
          <w:rFonts w:ascii="Times New Roman" w:hAnsi="Times New Roman"/>
          <w:szCs w:val="24"/>
        </w:rPr>
      </w:pPr>
      <w:r>
        <w:rPr>
          <w:noProof/>
        </w:rPr>
        <mc:AlternateContent>
          <mc:Choice Requires="wpg">
            <w:drawing>
              <wp:anchor distT="0" distB="0" distL="114300" distR="114300" simplePos="0" relativeHeight="251657728" behindDoc="0" locked="0" layoutInCell="1" allowOverlap="1" wp14:anchorId="16DD37E5" wp14:editId="3FB61758">
                <wp:simplePos x="0" y="0"/>
                <wp:positionH relativeFrom="column">
                  <wp:posOffset>-525293</wp:posOffset>
                </wp:positionH>
                <wp:positionV relativeFrom="paragraph">
                  <wp:posOffset>264106</wp:posOffset>
                </wp:positionV>
                <wp:extent cx="8618706" cy="5019496"/>
                <wp:effectExtent l="0" t="0" r="0" b="0"/>
                <wp:wrapNone/>
                <wp:docPr id="2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18706" cy="5019496"/>
                          <a:chOff x="-300442" y="558762"/>
                          <a:chExt cx="7525881" cy="5109882"/>
                        </a:xfrm>
                      </wpg:grpSpPr>
                      <wps:wsp>
                        <wps:cNvPr id="290" name="TextBox 2"/>
                        <wps:cNvSpPr txBox="1"/>
                        <wps:spPr>
                          <a:xfrm rot="16200000">
                            <a:off x="-808437" y="2039859"/>
                            <a:ext cx="1382164" cy="366174"/>
                          </a:xfrm>
                          <a:prstGeom prst="rect">
                            <a:avLst/>
                          </a:prstGeom>
                          <a:noFill/>
                        </wps:spPr>
                        <wps:txbx>
                          <w:txbxContent>
                            <w:p w:rsidR="00FE0E13" w:rsidRDefault="00FE0E13" w:rsidP="00080B2C">
                              <w:pPr>
                                <w:pStyle w:val="NormalWeb"/>
                                <w:spacing w:before="0" w:beforeAutospacing="0" w:after="0" w:afterAutospacing="0"/>
                              </w:pPr>
                              <w:r w:rsidRPr="00D84351">
                                <w:rPr>
                                  <w:rFonts w:ascii="Calibri" w:hAnsi="Calibri"/>
                                  <w:color w:val="000000"/>
                                  <w:kern w:val="24"/>
                                  <w:sz w:val="32"/>
                                  <w:szCs w:val="32"/>
                                </w:rPr>
                                <w:t>Frequency</w:t>
                              </w:r>
                            </w:p>
                          </w:txbxContent>
                        </wps:txbx>
                        <wps:bodyPr wrap="square" rtlCol="0">
                          <a:noAutofit/>
                        </wps:bodyPr>
                      </wps:wsp>
                      <wps:wsp>
                        <wps:cNvPr id="291" name="TextBox 1"/>
                        <wps:cNvSpPr txBox="1"/>
                        <wps:spPr>
                          <a:xfrm>
                            <a:off x="2122673" y="5307875"/>
                            <a:ext cx="3310485" cy="360769"/>
                          </a:xfrm>
                          <a:prstGeom prst="rect">
                            <a:avLst/>
                          </a:prstGeom>
                          <a:noFill/>
                        </wps:spPr>
                        <wps:txbx>
                          <w:txbxContent>
                            <w:p w:rsidR="00FE0E13" w:rsidRDefault="00FE0E13" w:rsidP="00080B2C">
                              <w:pPr>
                                <w:pStyle w:val="NormalWeb"/>
                                <w:spacing w:before="0" w:beforeAutospacing="0" w:after="0" w:afterAutospacing="0"/>
                              </w:pPr>
                              <w:r>
                                <w:rPr>
                                  <w:rFonts w:ascii="Calibri" w:hAnsi="Calibri"/>
                                  <w:color w:val="000000"/>
                                  <w:kern w:val="24"/>
                                  <w:sz w:val="32"/>
                                  <w:szCs w:val="32"/>
                                </w:rPr>
                                <w:t>Hundreds of thousands of</w:t>
                              </w:r>
                              <w:r w:rsidRPr="00D84351">
                                <w:rPr>
                                  <w:rFonts w:ascii="Calibri" w:hAnsi="Calibri"/>
                                  <w:color w:val="000000"/>
                                  <w:kern w:val="24"/>
                                  <w:sz w:val="32"/>
                                  <w:szCs w:val="32"/>
                                </w:rPr>
                                <w:t xml:space="preserve"> dollars (2010)</w:t>
                              </w:r>
                            </w:p>
                          </w:txbxContent>
                        </wps:txbx>
                        <wps:bodyPr wrap="square" rtlCol="0">
                          <a:noAutofit/>
                        </wps:bodyPr>
                      </wps:wsp>
                      <wps:wsp>
                        <wps:cNvPr id="292" name="TextBox 12"/>
                        <wps:cNvSpPr txBox="1"/>
                        <wps:spPr>
                          <a:xfrm>
                            <a:off x="4471817" y="1171085"/>
                            <a:ext cx="2231379" cy="360770"/>
                          </a:xfrm>
                          <a:prstGeom prst="rect">
                            <a:avLst/>
                          </a:prstGeom>
                          <a:noFill/>
                        </wps:spPr>
                        <wps:txbx>
                          <w:txbxContent>
                            <w:p w:rsidR="00FE0E13" w:rsidRDefault="00FE0E13" w:rsidP="00080B2C">
                              <w:pPr>
                                <w:pStyle w:val="NormalWeb"/>
                                <w:spacing w:before="0" w:beforeAutospacing="0" w:after="0" w:afterAutospacing="0"/>
                              </w:pPr>
                              <w:proofErr w:type="gramStart"/>
                              <w:r w:rsidRPr="00D84351">
                                <w:rPr>
                                  <w:rFonts w:ascii="Calibri" w:hAnsi="Calibri"/>
                                  <w:color w:val="000000"/>
                                  <w:kern w:val="24"/>
                                  <w:sz w:val="32"/>
                                  <w:szCs w:val="32"/>
                                </w:rPr>
                                <w:t>median</w:t>
                              </w:r>
                              <w:proofErr w:type="gramEnd"/>
                              <w:r w:rsidRPr="00D84351">
                                <w:rPr>
                                  <w:rFonts w:ascii="Calibri" w:hAnsi="Calibri"/>
                                  <w:color w:val="000000"/>
                                  <w:kern w:val="24"/>
                                  <w:sz w:val="32"/>
                                  <w:szCs w:val="32"/>
                                </w:rPr>
                                <w:t xml:space="preserve"> = </w:t>
                              </w:r>
                              <w:r>
                                <w:rPr>
                                  <w:rFonts w:ascii="Calibri" w:hAnsi="Calibri"/>
                                  <w:color w:val="000000"/>
                                  <w:kern w:val="24"/>
                                  <w:sz w:val="32"/>
                                  <w:szCs w:val="32"/>
                                </w:rPr>
                                <w:t>$2.74</w:t>
                              </w:r>
                              <w:r w:rsidRPr="00D84351">
                                <w:rPr>
                                  <w:rFonts w:ascii="Calibri" w:hAnsi="Calibri"/>
                                  <w:color w:val="000000"/>
                                  <w:kern w:val="24"/>
                                  <w:sz w:val="32"/>
                                  <w:szCs w:val="32"/>
                                </w:rPr>
                                <w:t xml:space="preserve"> million</w:t>
                              </w:r>
                            </w:p>
                          </w:txbxContent>
                        </wps:txbx>
                        <wps:bodyPr wrap="square" rtlCol="0">
                          <a:noAutofit/>
                        </wps:bodyPr>
                      </wps:wsp>
                      <wps:wsp>
                        <wps:cNvPr id="293" name="Straight Arrow Connector 293"/>
                        <wps:cNvCnPr/>
                        <wps:spPr>
                          <a:xfrm flipH="1">
                            <a:off x="3710292" y="1365220"/>
                            <a:ext cx="761998" cy="169277"/>
                          </a:xfrm>
                          <a:prstGeom prst="straightConnector1">
                            <a:avLst/>
                          </a:prstGeom>
                          <a:noFill/>
                          <a:ln w="28575" cap="flat" cmpd="sng" algn="ctr">
                            <a:solidFill>
                              <a:sysClr val="windowText" lastClr="000000">
                                <a:lumMod val="50000"/>
                                <a:lumOff val="50000"/>
                              </a:sysClr>
                            </a:solidFill>
                            <a:prstDash val="solid"/>
                            <a:tailEnd type="arrow"/>
                          </a:ln>
                          <a:effectLst/>
                        </wps:spPr>
                        <wps:bodyPr/>
                      </wps:wsp>
                      <wps:wsp>
                        <wps:cNvPr id="294" name="TextBox 19"/>
                        <wps:cNvSpPr txBox="1"/>
                        <wps:spPr>
                          <a:xfrm>
                            <a:off x="4570242" y="558762"/>
                            <a:ext cx="2655197" cy="360770"/>
                          </a:xfrm>
                          <a:prstGeom prst="rect">
                            <a:avLst/>
                          </a:prstGeom>
                          <a:noFill/>
                        </wps:spPr>
                        <wps:txbx>
                          <w:txbxContent>
                            <w:p w:rsidR="00FE0E13" w:rsidRDefault="00FE0E13" w:rsidP="00080B2C">
                              <w:pPr>
                                <w:pStyle w:val="NormalWeb"/>
                                <w:spacing w:before="0" w:beforeAutospacing="0" w:after="0" w:afterAutospacing="0"/>
                              </w:pPr>
                              <w:proofErr w:type="gramStart"/>
                              <w:r w:rsidRPr="00D84351">
                                <w:rPr>
                                  <w:rFonts w:ascii="Calibri" w:hAnsi="Calibri"/>
                                  <w:color w:val="000000"/>
                                  <w:kern w:val="24"/>
                                  <w:sz w:val="32"/>
                                  <w:szCs w:val="32"/>
                                </w:rPr>
                                <w:t>mean</w:t>
                              </w:r>
                              <w:proofErr w:type="gramEnd"/>
                              <w:r w:rsidRPr="00D84351">
                                <w:rPr>
                                  <w:rFonts w:ascii="Calibri" w:hAnsi="Calibri"/>
                                  <w:color w:val="000000"/>
                                  <w:kern w:val="24"/>
                                  <w:sz w:val="32"/>
                                  <w:szCs w:val="32"/>
                                </w:rPr>
                                <w:t xml:space="preserve"> = </w:t>
                              </w:r>
                              <w:r>
                                <w:rPr>
                                  <w:rFonts w:ascii="Calibri" w:hAnsi="Calibri"/>
                                  <w:color w:val="000000"/>
                                  <w:kern w:val="24"/>
                                  <w:sz w:val="32"/>
                                  <w:szCs w:val="32"/>
                                </w:rPr>
                                <w:t>$2.47</w:t>
                              </w:r>
                              <w:r w:rsidRPr="00D84351">
                                <w:rPr>
                                  <w:rFonts w:ascii="Calibri" w:hAnsi="Calibri"/>
                                  <w:color w:val="000000"/>
                                  <w:kern w:val="24"/>
                                  <w:sz w:val="32"/>
                                  <w:szCs w:val="32"/>
                                </w:rPr>
                                <w:t xml:space="preserve"> million</w:t>
                              </w:r>
                            </w:p>
                          </w:txbxContent>
                        </wps:txbx>
                        <wps:bodyPr wrap="square" rtlCol="0">
                          <a:noAutofit/>
                        </wps:bodyPr>
                      </wps:wsp>
                      <wps:wsp>
                        <wps:cNvPr id="295" name="Straight Arrow Connector 295"/>
                        <wps:cNvCnPr/>
                        <wps:spPr>
                          <a:xfrm flipH="1">
                            <a:off x="3275027" y="732965"/>
                            <a:ext cx="1295400" cy="245730"/>
                          </a:xfrm>
                          <a:prstGeom prst="straightConnector1">
                            <a:avLst/>
                          </a:prstGeom>
                          <a:noFill/>
                          <a:ln w="28575" cap="flat" cmpd="sng" algn="ctr">
                            <a:solidFill>
                              <a:sysClr val="windowText" lastClr="000000">
                                <a:lumMod val="50000"/>
                                <a:lumOff val="50000"/>
                              </a:sysClr>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4" o:spid="_x0000_s1045" style="position:absolute;margin-left:-41.35pt;margin-top:20.8pt;width:678.65pt;height:395.25pt;z-index:251657728" coordorigin="-3004,5587" coordsize="75258,51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">
                <v:shape id="TextBox 2" o:spid="_x0000_s1046" type="#_x0000_t202" style="position:absolute;left:-8084;top:20398;width:13822;height:366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ShL4A&#10;AADcAAAADwAAAGRycy9kb3ducmV2LnhtbERPS4vCMBC+L/gfwgheljVVcNGuUXyw4NWq96EZ22Iz&#10;Kc1o23+/OQh7/Pje623vavWiNlSeDcymCSji3NuKCwPXy+/XElQQZIu1ZzIwUIDtZvSxxtT6js/0&#10;yqRQMYRDigZKkSbVOuQlOQxT3xBH7u5bhxJhW2jbYhfDXa3nSfKtHVYcG0ps6FBS/siezoAcpfL2&#10;9pnc/blb7IdTFrQbjJmM+90PKKFe/sVv98kamK/i/HgmHgG9+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JnUoS+AAAA3AAAAA8AAAAAAAAAAAAAAAAAmAIAAGRycy9kb3ducmV2&#10;LnhtbFBLBQYAAAAABAAEAPUAAACDAwAAAAA=&#10;" filled="f" stroked="f">
                  <v:textbox>
                    <w:txbxContent>
                      <w:p w:rsidR="00FE0E13" w:rsidRDefault="00FE0E13" w:rsidP="00080B2C">
                        <w:pPr>
                          <w:pStyle w:val="NormalWeb"/>
                          <w:spacing w:before="0" w:beforeAutospacing="0" w:after="0" w:afterAutospacing="0"/>
                        </w:pPr>
                        <w:r w:rsidRPr="00D84351">
                          <w:rPr>
                            <w:rFonts w:ascii="Calibri" w:hAnsi="Calibri"/>
                            <w:color w:val="000000"/>
                            <w:kern w:val="24"/>
                            <w:sz w:val="32"/>
                            <w:szCs w:val="32"/>
                          </w:rPr>
                          <w:t>Frequency</w:t>
                        </w:r>
                      </w:p>
                    </w:txbxContent>
                  </v:textbox>
                </v:shape>
                <v:shape id="TextBox 1" o:spid="_x0000_s1047" type="#_x0000_t202" style="position:absolute;left:21226;top:53078;width:33105;height:3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FE0E13" w:rsidRDefault="00FE0E13" w:rsidP="00080B2C">
                        <w:pPr>
                          <w:pStyle w:val="NormalWeb"/>
                          <w:spacing w:before="0" w:beforeAutospacing="0" w:after="0" w:afterAutospacing="0"/>
                        </w:pPr>
                        <w:r>
                          <w:rPr>
                            <w:rFonts w:ascii="Calibri" w:hAnsi="Calibri"/>
                            <w:color w:val="000000"/>
                            <w:kern w:val="24"/>
                            <w:sz w:val="32"/>
                            <w:szCs w:val="32"/>
                          </w:rPr>
                          <w:t>Hundreds of thousands of</w:t>
                        </w:r>
                        <w:r w:rsidRPr="00D84351">
                          <w:rPr>
                            <w:rFonts w:ascii="Calibri" w:hAnsi="Calibri"/>
                            <w:color w:val="000000"/>
                            <w:kern w:val="24"/>
                            <w:sz w:val="32"/>
                            <w:szCs w:val="32"/>
                          </w:rPr>
                          <w:t xml:space="preserve"> dollars (2010)</w:t>
                        </w:r>
                      </w:p>
                    </w:txbxContent>
                  </v:textbox>
                </v:shape>
                <v:shape id="TextBox 12" o:spid="_x0000_s1048" type="#_x0000_t202" style="position:absolute;left:44718;top:11710;width:22313;height:3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FE0E13" w:rsidRDefault="00FE0E13" w:rsidP="00080B2C">
                        <w:pPr>
                          <w:pStyle w:val="NormalWeb"/>
                          <w:spacing w:before="0" w:beforeAutospacing="0" w:after="0" w:afterAutospacing="0"/>
                        </w:pPr>
                        <w:r w:rsidRPr="00D84351">
                          <w:rPr>
                            <w:rFonts w:ascii="Calibri" w:hAnsi="Calibri"/>
                            <w:color w:val="000000"/>
                            <w:kern w:val="24"/>
                            <w:sz w:val="32"/>
                            <w:szCs w:val="32"/>
                          </w:rPr>
                          <w:t xml:space="preserve">median = </w:t>
                        </w:r>
                        <w:r>
                          <w:rPr>
                            <w:rFonts w:ascii="Calibri" w:hAnsi="Calibri"/>
                            <w:color w:val="000000"/>
                            <w:kern w:val="24"/>
                            <w:sz w:val="32"/>
                            <w:szCs w:val="32"/>
                          </w:rPr>
                          <w:t>$2.74</w:t>
                        </w:r>
                        <w:r w:rsidRPr="00D84351">
                          <w:rPr>
                            <w:rFonts w:ascii="Calibri" w:hAnsi="Calibri"/>
                            <w:color w:val="000000"/>
                            <w:kern w:val="24"/>
                            <w:sz w:val="32"/>
                            <w:szCs w:val="32"/>
                          </w:rPr>
                          <w:t xml:space="preserve"> million</w:t>
                        </w:r>
                      </w:p>
                    </w:txbxContent>
                  </v:textbox>
                </v:shape>
                <v:shapetype id="_x0000_t32" coordsize="21600,21600" o:spt="32" o:oned="t" path="m,l21600,21600e" filled="f">
                  <v:path arrowok="t" fillok="f" o:connecttype="none"/>
                  <o:lock v:ext="edit" shapetype="t"/>
                </v:shapetype>
                <v:shape id="Straight Arrow Connector 293" o:spid="_x0000_s1049" type="#_x0000_t32" style="position:absolute;left:37102;top:13652;width:7620;height:16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9W38QAAADcAAAADwAAAGRycy9kb3ducmV2LnhtbESP0WoCMRRE3wv9h3ALvtWsK4hujSKi&#10;ZYsPUtsPuGyum8XkZtmkGv++EQp9HGbmDLNcJ2fFlYbQeVYwGRcgiBuvO24VfH/tX+cgQkTWaD2T&#10;gjsFWK+en5ZYaX/jT7qeYisyhEOFCkyMfSVlaAw5DGPfE2fv7AeHMcuhlXrAW4Y7K8uimEmHHecF&#10;gz1tDTWX049T8H44bOp92e3qhUnt8TK1Jn1YpUYvafMGIlKK/+G/dq0VlIspPM7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f1bfxAAAANwAAAAPAAAAAAAAAAAA&#10;AAAAAKECAABkcnMvZG93bnJldi54bWxQSwUGAAAAAAQABAD5AAAAkgMAAAAA&#10;" strokecolor="#7f7f7f" strokeweight="2.25pt">
                  <v:stroke endarrow="open"/>
                </v:shape>
                <v:shape id="TextBox 19" o:spid="_x0000_s1050" type="#_x0000_t202" style="position:absolute;left:45702;top:5587;width:26552;height:3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FE0E13" w:rsidRDefault="00FE0E13" w:rsidP="00080B2C">
                        <w:pPr>
                          <w:pStyle w:val="NormalWeb"/>
                          <w:spacing w:before="0" w:beforeAutospacing="0" w:after="0" w:afterAutospacing="0"/>
                        </w:pPr>
                        <w:r w:rsidRPr="00D84351">
                          <w:rPr>
                            <w:rFonts w:ascii="Calibri" w:hAnsi="Calibri"/>
                            <w:color w:val="000000"/>
                            <w:kern w:val="24"/>
                            <w:sz w:val="32"/>
                            <w:szCs w:val="32"/>
                          </w:rPr>
                          <w:t xml:space="preserve">mean = </w:t>
                        </w:r>
                        <w:r>
                          <w:rPr>
                            <w:rFonts w:ascii="Calibri" w:hAnsi="Calibri"/>
                            <w:color w:val="000000"/>
                            <w:kern w:val="24"/>
                            <w:sz w:val="32"/>
                            <w:szCs w:val="32"/>
                          </w:rPr>
                          <w:t>$2.47</w:t>
                        </w:r>
                        <w:r w:rsidRPr="00D84351">
                          <w:rPr>
                            <w:rFonts w:ascii="Calibri" w:hAnsi="Calibri"/>
                            <w:color w:val="000000"/>
                            <w:kern w:val="24"/>
                            <w:sz w:val="32"/>
                            <w:szCs w:val="32"/>
                          </w:rPr>
                          <w:t xml:space="preserve"> million</w:t>
                        </w:r>
                      </w:p>
                    </w:txbxContent>
                  </v:textbox>
                </v:shape>
                <v:shape id="Straight Arrow Connector 295" o:spid="_x0000_s1051" type="#_x0000_t32" style="position:absolute;left:32750;top:7329;width:12954;height:2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prMMQAAADcAAAADwAAAGRycy9kb3ducmV2LnhtbESP0WoCMRRE3wv9h3ALfatZVyy6GkVK&#10;LVt8KFU/4LK5bhaTm2UTNf37Rij0cZiZM8xynZwVVxpC51nBeFSAIG687rhVcDxsX2YgQkTWaD2T&#10;gh8KsF49Piyx0v7G33Tdx1ZkCIcKFZgY+0rK0BhyGEa+J87eyQ8OY5ZDK/WAtwx3VpZF8SoddpwX&#10;DPb0Zqg57y9Owcdut6m3Zfdez01qv84Ta9KnVer5KW0WICKl+B/+a9daQTmfwv1MP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2mswxAAAANwAAAAPAAAAAAAAAAAA&#10;AAAAAKECAABkcnMvZG93bnJldi54bWxQSwUGAAAAAAQABAD5AAAAkgMAAAAA&#10;" strokecolor="#7f7f7f" strokeweight="2.25pt">
                  <v:stroke endarrow="open"/>
                </v:shape>
              </v:group>
            </w:pict>
          </mc:Fallback>
        </mc:AlternateContent>
      </w:r>
      <w:r w:rsidR="003B490F">
        <w:rPr>
          <w:noProof/>
        </w:rPr>
        <w:drawing>
          <wp:inline distT="0" distB="0" distL="0" distR="0" wp14:anchorId="5F31AEE8" wp14:editId="100FD0C0">
            <wp:extent cx="8307421" cy="4786009"/>
            <wp:effectExtent l="0" t="0" r="17780" b="1460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415B75">
        <w:rPr>
          <w:rFonts w:ascii="Times New Roman" w:hAnsi="Times New Roman"/>
          <w:szCs w:val="24"/>
        </w:rPr>
        <w:br w:type="page"/>
      </w:r>
    </w:p>
    <w:p w:rsidR="00415B75" w:rsidRDefault="00A41B7B" w:rsidP="001069C2">
      <w:pPr>
        <w:spacing w:line="480" w:lineRule="auto"/>
        <w:ind w:left="1008" w:hanging="1008"/>
        <w:rPr>
          <w:rFonts w:ascii="Times New Roman" w:hAnsi="Times New Roman"/>
          <w:szCs w:val="24"/>
        </w:rPr>
      </w:pPr>
      <w:proofErr w:type="gramStart"/>
      <w:r>
        <w:rPr>
          <w:rFonts w:ascii="Times New Roman" w:hAnsi="Times New Roman"/>
          <w:szCs w:val="24"/>
        </w:rPr>
        <w:lastRenderedPageBreak/>
        <w:t xml:space="preserve">Figure </w:t>
      </w:r>
      <w:r w:rsidR="00C43372">
        <w:rPr>
          <w:rFonts w:ascii="Times New Roman" w:hAnsi="Times New Roman"/>
          <w:szCs w:val="24"/>
        </w:rPr>
        <w:t>4</w:t>
      </w:r>
      <w:r>
        <w:rPr>
          <w:rFonts w:ascii="Times New Roman" w:hAnsi="Times New Roman"/>
          <w:szCs w:val="24"/>
        </w:rPr>
        <w:t>.</w:t>
      </w:r>
      <w:proofErr w:type="gramEnd"/>
      <w:r w:rsidR="00AD2457">
        <w:rPr>
          <w:rFonts w:ascii="Times New Roman" w:hAnsi="Times New Roman"/>
          <w:szCs w:val="24"/>
        </w:rPr>
        <w:t xml:space="preserve"> </w:t>
      </w:r>
      <w:r w:rsidR="009768DC">
        <w:rPr>
          <w:rFonts w:ascii="Times New Roman" w:hAnsi="Times New Roman"/>
          <w:szCs w:val="24"/>
        </w:rPr>
        <w:t>Average annual change in suppression cost in thousand dollars (</w:t>
      </w:r>
      <w:r w:rsidR="00084857">
        <w:rPr>
          <w:rFonts w:ascii="Times New Roman" w:hAnsi="Times New Roman"/>
          <w:szCs w:val="24"/>
        </w:rPr>
        <w:t>2010</w:t>
      </w:r>
      <w:r w:rsidR="009768DC">
        <w:rPr>
          <w:rFonts w:ascii="Times New Roman" w:hAnsi="Times New Roman"/>
          <w:szCs w:val="24"/>
        </w:rPr>
        <w:t xml:space="preserve">) and area burned in </w:t>
      </w:r>
      <w:r w:rsidR="00993908">
        <w:rPr>
          <w:rFonts w:ascii="Times New Roman" w:hAnsi="Times New Roman"/>
          <w:szCs w:val="24"/>
        </w:rPr>
        <w:t>ha</w:t>
      </w:r>
      <w:r w:rsidR="009768DC">
        <w:rPr>
          <w:rFonts w:ascii="Times New Roman" w:hAnsi="Times New Roman"/>
          <w:szCs w:val="24"/>
        </w:rPr>
        <w:t xml:space="preserve"> for each year in the time horizon, </w:t>
      </w:r>
      <w:r w:rsidR="009768DC">
        <w:rPr>
          <w:rFonts w:ascii="Times New Roman" w:hAnsi="Times New Roman"/>
          <w:i/>
          <w:szCs w:val="24"/>
        </w:rPr>
        <w:t>t</w:t>
      </w:r>
      <w:r w:rsidR="00D326F3">
        <w:rPr>
          <w:rFonts w:ascii="Times New Roman" w:hAnsi="Times New Roman"/>
          <w:i/>
          <w:szCs w:val="24"/>
        </w:rPr>
        <w:t xml:space="preserve"> </w:t>
      </w:r>
      <w:r w:rsidR="009768DC">
        <w:rPr>
          <w:rFonts w:ascii="Times New Roman" w:hAnsi="Times New Roman"/>
          <w:szCs w:val="24"/>
        </w:rPr>
        <w:t>=</w:t>
      </w:r>
      <w:r w:rsidR="00D326F3">
        <w:rPr>
          <w:rFonts w:ascii="Times New Roman" w:hAnsi="Times New Roman"/>
          <w:szCs w:val="24"/>
        </w:rPr>
        <w:t xml:space="preserve"> </w:t>
      </w:r>
      <w:r w:rsidR="009768DC">
        <w:rPr>
          <w:rFonts w:ascii="Times New Roman" w:hAnsi="Times New Roman"/>
          <w:szCs w:val="24"/>
        </w:rPr>
        <w:t>1,…</w:t>
      </w:r>
      <w:proofErr w:type="gramStart"/>
      <w:r w:rsidR="009768DC">
        <w:rPr>
          <w:rFonts w:ascii="Times New Roman" w:hAnsi="Times New Roman"/>
          <w:szCs w:val="24"/>
        </w:rPr>
        <w:t>,100</w:t>
      </w:r>
      <w:proofErr w:type="gramEnd"/>
      <w:r w:rsidR="009768DC">
        <w:rPr>
          <w:rFonts w:ascii="Times New Roman" w:hAnsi="Times New Roman"/>
          <w:szCs w:val="24"/>
        </w:rPr>
        <w:t>.</w:t>
      </w:r>
    </w:p>
    <w:p w:rsidR="00060333" w:rsidRDefault="00060333">
      <w:pPr>
        <w:rPr>
          <w:rFonts w:ascii="Times New Roman" w:hAnsi="Times New Roman"/>
          <w:szCs w:val="24"/>
        </w:rPr>
      </w:pPr>
    </w:p>
    <w:p w:rsidR="00060333" w:rsidRDefault="003C5C60">
      <w:pPr>
        <w:rPr>
          <w:rFonts w:ascii="Times New Roman" w:hAnsi="Times New Roman"/>
          <w:szCs w:val="24"/>
        </w:rPr>
      </w:pPr>
      <w:r>
        <w:rPr>
          <w:noProof/>
        </w:rPr>
        <mc:AlternateContent>
          <mc:Choice Requires="wpg">
            <w:drawing>
              <wp:anchor distT="0" distB="0" distL="114300" distR="114300" simplePos="0" relativeHeight="251659776" behindDoc="0" locked="0" layoutInCell="1" allowOverlap="1" wp14:anchorId="4B27DE60" wp14:editId="538AD97F">
                <wp:simplePos x="0" y="0"/>
                <wp:positionH relativeFrom="column">
                  <wp:posOffset>-379379</wp:posOffset>
                </wp:positionH>
                <wp:positionV relativeFrom="paragraph">
                  <wp:posOffset>903862</wp:posOffset>
                </wp:positionV>
                <wp:extent cx="8197850" cy="4403090"/>
                <wp:effectExtent l="0" t="0" r="0" b="0"/>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7850" cy="4403090"/>
                          <a:chOff x="-9545" y="872572"/>
                          <a:chExt cx="8196316" cy="4403866"/>
                        </a:xfrm>
                      </wpg:grpSpPr>
                      <wps:wsp>
                        <wps:cNvPr id="3" name="TextBox 1"/>
                        <wps:cNvSpPr txBox="1"/>
                        <wps:spPr>
                          <a:xfrm rot="16200000">
                            <a:off x="-803295" y="1666322"/>
                            <a:ext cx="1896110" cy="308610"/>
                          </a:xfrm>
                          <a:prstGeom prst="rect">
                            <a:avLst/>
                          </a:prstGeom>
                          <a:noFill/>
                        </wps:spPr>
                        <wps:txbx>
                          <w:txbxContent>
                            <w:p w:rsidR="00FE0E13" w:rsidRDefault="00FE0E13" w:rsidP="0077102F">
                              <w:pPr>
                                <w:pStyle w:val="NormalWeb"/>
                                <w:spacing w:before="0" w:beforeAutospacing="0" w:after="0" w:afterAutospacing="0"/>
                              </w:pPr>
                              <w:proofErr w:type="gramStart"/>
                              <w:r w:rsidRPr="00D84351">
                                <w:rPr>
                                  <w:rFonts w:ascii="Calibri" w:hAnsi="Calibri"/>
                                  <w:color w:val="000000"/>
                                  <w:kern w:val="24"/>
                                  <w:sz w:val="28"/>
                                  <w:szCs w:val="28"/>
                                </w:rPr>
                                <w:t>thousand</w:t>
                              </w:r>
                              <w:proofErr w:type="gramEnd"/>
                              <w:r w:rsidRPr="00D84351">
                                <w:rPr>
                                  <w:rFonts w:ascii="Calibri" w:hAnsi="Calibri"/>
                                  <w:color w:val="000000"/>
                                  <w:kern w:val="24"/>
                                  <w:sz w:val="28"/>
                                  <w:szCs w:val="28"/>
                                </w:rPr>
                                <w:t xml:space="preserve"> dollars (2010)</w:t>
                              </w:r>
                            </w:p>
                          </w:txbxContent>
                        </wps:txbx>
                        <wps:bodyPr wrap="none" rtlCol="0">
                          <a:spAutoFit/>
                        </wps:bodyPr>
                      </wps:wsp>
                      <wps:wsp>
                        <wps:cNvPr id="4" name="TextBox 8"/>
                        <wps:cNvSpPr txBox="1"/>
                        <wps:spPr>
                          <a:xfrm>
                            <a:off x="2523067" y="4967828"/>
                            <a:ext cx="2511425" cy="308610"/>
                          </a:xfrm>
                          <a:prstGeom prst="rect">
                            <a:avLst/>
                          </a:prstGeom>
                          <a:noFill/>
                        </wps:spPr>
                        <wps:txbx>
                          <w:txbxContent>
                            <w:p w:rsidR="00FE0E13" w:rsidRDefault="00FE0E13" w:rsidP="0077102F">
                              <w:pPr>
                                <w:pStyle w:val="NormalWeb"/>
                                <w:spacing w:before="0" w:beforeAutospacing="0" w:after="0" w:afterAutospacing="0"/>
                              </w:pPr>
                              <w:proofErr w:type="gramStart"/>
                              <w:r w:rsidRPr="00D84351">
                                <w:rPr>
                                  <w:rFonts w:ascii="Calibri" w:hAnsi="Calibri"/>
                                  <w:color w:val="000000"/>
                                  <w:kern w:val="24"/>
                                  <w:sz w:val="28"/>
                                  <w:szCs w:val="28"/>
                                </w:rPr>
                                <w:t>year</w:t>
                              </w:r>
                              <w:proofErr w:type="gramEnd"/>
                              <w:r w:rsidRPr="00D84351">
                                <w:rPr>
                                  <w:rFonts w:ascii="Calibri" w:hAnsi="Calibri"/>
                                  <w:color w:val="000000"/>
                                  <w:kern w:val="24"/>
                                  <w:sz w:val="28"/>
                                  <w:szCs w:val="28"/>
                                </w:rPr>
                                <w:t xml:space="preserve"> in time horizon, </w:t>
                              </w:r>
                              <w:r w:rsidRPr="00D84351">
                                <w:rPr>
                                  <w:rFonts w:ascii="Calibri" w:hAnsi="Calibri"/>
                                  <w:i/>
                                  <w:iCs/>
                                  <w:color w:val="000000"/>
                                  <w:kern w:val="24"/>
                                  <w:sz w:val="28"/>
                                  <w:szCs w:val="28"/>
                                </w:rPr>
                                <w:t xml:space="preserve">t = </w:t>
                              </w:r>
                              <w:r w:rsidRPr="00D84351">
                                <w:rPr>
                                  <w:rFonts w:ascii="Calibri" w:hAnsi="Calibri"/>
                                  <w:color w:val="000000"/>
                                  <w:kern w:val="24"/>
                                  <w:sz w:val="28"/>
                                  <w:szCs w:val="28"/>
                                </w:rPr>
                                <w:t>1,…,100</w:t>
                              </w:r>
                            </w:p>
                          </w:txbxContent>
                        </wps:txbx>
                        <wps:bodyPr wrap="none" rtlCol="0">
                          <a:spAutoFit/>
                        </wps:bodyPr>
                      </wps:wsp>
                      <wps:wsp>
                        <wps:cNvPr id="5" name="TextBox 11"/>
                        <wps:cNvSpPr txBox="1"/>
                        <wps:spPr>
                          <a:xfrm>
                            <a:off x="2216399" y="872572"/>
                            <a:ext cx="1441450" cy="308610"/>
                          </a:xfrm>
                          <a:prstGeom prst="rect">
                            <a:avLst/>
                          </a:prstGeom>
                          <a:noFill/>
                        </wps:spPr>
                        <wps:txbx>
                          <w:txbxContent>
                            <w:p w:rsidR="00FE0E13" w:rsidRDefault="00FE0E13" w:rsidP="0077102F">
                              <w:pPr>
                                <w:pStyle w:val="NormalWeb"/>
                                <w:spacing w:before="0" w:beforeAutospacing="0" w:after="0" w:afterAutospacing="0"/>
                              </w:pPr>
                              <w:r w:rsidRPr="00D84351">
                                <w:rPr>
                                  <w:rFonts w:ascii="Calibri" w:hAnsi="Calibri"/>
                                  <w:b/>
                                  <w:bCs/>
                                  <w:color w:val="000000"/>
                                  <w:kern w:val="24"/>
                                  <w:sz w:val="28"/>
                                  <w:szCs w:val="28"/>
                                </w:rPr>
                                <w:t>Suppression Cost</w:t>
                              </w:r>
                            </w:p>
                          </w:txbxContent>
                        </wps:txbx>
                        <wps:bodyPr wrap="none" rtlCol="0">
                          <a:spAutoFit/>
                        </wps:bodyPr>
                      </wps:wsp>
                      <wps:wsp>
                        <wps:cNvPr id="7" name="Straight Arrow Connector 7"/>
                        <wps:cNvCnPr/>
                        <wps:spPr>
                          <a:xfrm flipH="1">
                            <a:off x="1731380" y="1091827"/>
                            <a:ext cx="486997" cy="381571"/>
                          </a:xfrm>
                          <a:prstGeom prst="straightConnector1">
                            <a:avLst/>
                          </a:prstGeom>
                          <a:noFill/>
                          <a:ln w="31750" cap="flat" cmpd="sng" algn="ctr">
                            <a:solidFill>
                              <a:sysClr val="window" lastClr="FFFFFF">
                                <a:lumMod val="65000"/>
                              </a:sysClr>
                            </a:solidFill>
                            <a:prstDash val="solid"/>
                            <a:tailEnd type="arrow"/>
                          </a:ln>
                          <a:effectLst/>
                        </wps:spPr>
                        <wps:bodyPr/>
                      </wps:wsp>
                      <wps:wsp>
                        <wps:cNvPr id="8" name="Straight Arrow Connector 8"/>
                        <wps:cNvCnPr/>
                        <wps:spPr>
                          <a:xfrm flipV="1">
                            <a:off x="1837376" y="3170128"/>
                            <a:ext cx="148950" cy="337106"/>
                          </a:xfrm>
                          <a:prstGeom prst="straightConnector1">
                            <a:avLst/>
                          </a:prstGeom>
                          <a:noFill/>
                          <a:ln w="22225" cap="flat" cmpd="sng" algn="ctr">
                            <a:solidFill>
                              <a:sysClr val="windowText" lastClr="000000"/>
                            </a:solidFill>
                            <a:prstDash val="solid"/>
                            <a:tailEnd type="arrow"/>
                          </a:ln>
                          <a:effectLst/>
                        </wps:spPr>
                        <wps:bodyPr/>
                      </wps:wsp>
                      <wps:wsp>
                        <wps:cNvPr id="9" name="TextBox 18"/>
                        <wps:cNvSpPr txBox="1"/>
                        <wps:spPr>
                          <a:xfrm rot="16200000">
                            <a:off x="7564204" y="1788188"/>
                            <a:ext cx="937357" cy="307777"/>
                          </a:xfrm>
                          <a:prstGeom prst="rect">
                            <a:avLst/>
                          </a:prstGeom>
                          <a:noFill/>
                        </wps:spPr>
                        <wps:txbx>
                          <w:txbxContent>
                            <w:p w:rsidR="00FE0E13" w:rsidRDefault="00FE0E13" w:rsidP="0077102F">
                              <w:pPr>
                                <w:pStyle w:val="NormalWeb"/>
                                <w:spacing w:before="0" w:beforeAutospacing="0" w:after="0" w:afterAutospacing="0"/>
                              </w:pPr>
                              <w:proofErr w:type="gramStart"/>
                              <w:r w:rsidRPr="00D84351">
                                <w:rPr>
                                  <w:rFonts w:ascii="Calibri" w:hAnsi="Calibri"/>
                                  <w:color w:val="000000"/>
                                  <w:kern w:val="24"/>
                                  <w:sz w:val="28"/>
                                  <w:szCs w:val="28"/>
                                </w:rPr>
                                <w:t>hectares</w:t>
                              </w:r>
                              <w:proofErr w:type="gramEnd"/>
                            </w:p>
                          </w:txbxContent>
                        </wps:txbx>
                        <wps:bodyPr wrap="square" rtlCol="0">
                          <a:spAutoFit/>
                        </wps:bodyPr>
                      </wps:wsp>
                      <wps:wsp>
                        <wps:cNvPr id="10" name="TextBox 21"/>
                        <wps:cNvSpPr txBox="1"/>
                        <wps:spPr>
                          <a:xfrm>
                            <a:off x="1038432" y="3429399"/>
                            <a:ext cx="1108075" cy="308610"/>
                          </a:xfrm>
                          <a:prstGeom prst="rect">
                            <a:avLst/>
                          </a:prstGeom>
                          <a:noFill/>
                        </wps:spPr>
                        <wps:txbx>
                          <w:txbxContent>
                            <w:p w:rsidR="00FE0E13" w:rsidRDefault="00FE0E13" w:rsidP="0077102F">
                              <w:pPr>
                                <w:pStyle w:val="NormalWeb"/>
                                <w:spacing w:before="0" w:beforeAutospacing="0" w:after="0" w:afterAutospacing="0"/>
                              </w:pPr>
                              <w:r w:rsidRPr="00D84351">
                                <w:rPr>
                                  <w:rFonts w:ascii="Calibri" w:hAnsi="Calibri"/>
                                  <w:b/>
                                  <w:bCs/>
                                  <w:color w:val="000000"/>
                                  <w:kern w:val="24"/>
                                  <w:sz w:val="28"/>
                                  <w:szCs w:val="28"/>
                                </w:rPr>
                                <w:t>Area Burned</w:t>
                              </w:r>
                            </w:p>
                          </w:txbxContent>
                        </wps:txbx>
                        <wps:bodyPr wrap="none" rtlCol="0">
                          <a:spAutoFit/>
                        </wps:bodyPr>
                      </wps:wsp>
                    </wpg:wgp>
                  </a:graphicData>
                </a:graphic>
                <wp14:sizeRelH relativeFrom="page">
                  <wp14:pctWidth>0</wp14:pctWidth>
                </wp14:sizeRelH>
                <wp14:sizeRelV relativeFrom="page">
                  <wp14:pctHeight>0</wp14:pctHeight>
                </wp14:sizeRelV>
              </wp:anchor>
            </w:drawing>
          </mc:Choice>
          <mc:Fallback>
            <w:pict>
              <v:group id="Group 5" o:spid="_x0000_s1052" style="position:absolute;margin-left:-29.85pt;margin-top:71.15pt;width:645.5pt;height:346.7pt;z-index:251659776" coordorigin="-95,8725" coordsize="81963,4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">
                <v:shape id="TextBox 1" o:spid="_x0000_s1053" type="#_x0000_t202" style="position:absolute;left:-8033;top:16663;width:18961;height:308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SsMMA&#10;AADaAAAADwAAAGRycy9kb3ducmV2LnhtbESPT2sCMRTE74LfITyht5pdbUW3RhGhpVf/0OLtsXlu&#10;lm5eliSu2376RhA8DjPzG2a57m0jOvKhdqwgH2cgiEuna64UHA/vz3MQISJrbByTgl8KsF4NB0ss&#10;tLvyjrp9rESCcChQgYmxLaQMpSGLYexa4uSdnbcYk/SV1B6vCW4bOcmymbRYc1ow2NLWUPmzv1gF&#10;i+/uw099e/p7+ZrZ3ORh93qeK/U06jdvICL18RG+tz+1gincrqQb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SsMMAAADaAAAADwAAAAAAAAAAAAAAAACYAgAAZHJzL2Rv&#10;d25yZXYueG1sUEsFBgAAAAAEAAQA9QAAAIgDAAAAAA==&#10;" filled="f" stroked="f">
                  <v:textbox style="mso-fit-shape-to-text:t">
                    <w:txbxContent>
                      <w:p w:rsidR="00FE0E13" w:rsidRDefault="00FE0E13" w:rsidP="0077102F">
                        <w:pPr>
                          <w:pStyle w:val="NormalWeb"/>
                          <w:spacing w:before="0" w:beforeAutospacing="0" w:after="0" w:afterAutospacing="0"/>
                        </w:pPr>
                        <w:r w:rsidRPr="00D84351">
                          <w:rPr>
                            <w:rFonts w:ascii="Calibri" w:hAnsi="Calibri"/>
                            <w:color w:val="000000"/>
                            <w:kern w:val="24"/>
                            <w:sz w:val="28"/>
                            <w:szCs w:val="28"/>
                          </w:rPr>
                          <w:t>thousand dollars (2010)</w:t>
                        </w:r>
                      </w:p>
                    </w:txbxContent>
                  </v:textbox>
                </v:shape>
                <v:shape id="TextBox 8" o:spid="_x0000_s1054" type="#_x0000_t202" style="position:absolute;left:25230;top:49678;width:25114;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G6sMA&#10;AADaAAAADwAAAGRycy9kb3ducmV2LnhtbESP0WrCQBRE3wX/YblC33QTsRKjayi2hb7Vqh9wyd5m&#10;02TvhuzWRL++Wyj0cZiZM8yuGG0rrtT72rGCdJGAIC6drrlScDm/zjMQPiBrbB2Tght5KPbTyQ5z&#10;7Qb+oOspVCJC2OeowITQ5VL60pBFv3AdcfQ+XW8xRNlXUvc4RLht5TJJ1tJizXHBYEcHQ2Vz+rYK&#10;ssS+N81mefR2dU8fzeHZvXRfSj3MxqctiEBj+A//td+0ghX8Xok3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JG6sMAAADaAAAADwAAAAAAAAAAAAAAAACYAgAAZHJzL2Rv&#10;d25yZXYueG1sUEsFBgAAAAAEAAQA9QAAAIgDAAAAAA==&#10;" filled="f" stroked="f">
                  <v:textbox style="mso-fit-shape-to-text:t">
                    <w:txbxContent>
                      <w:p w:rsidR="00FE0E13" w:rsidRDefault="00FE0E13" w:rsidP="0077102F">
                        <w:pPr>
                          <w:pStyle w:val="NormalWeb"/>
                          <w:spacing w:before="0" w:beforeAutospacing="0" w:after="0" w:afterAutospacing="0"/>
                        </w:pPr>
                        <w:r w:rsidRPr="00D84351">
                          <w:rPr>
                            <w:rFonts w:ascii="Calibri" w:hAnsi="Calibri"/>
                            <w:color w:val="000000"/>
                            <w:kern w:val="24"/>
                            <w:sz w:val="28"/>
                            <w:szCs w:val="28"/>
                          </w:rPr>
                          <w:t xml:space="preserve">year in time horizon, </w:t>
                        </w:r>
                        <w:r w:rsidRPr="00D84351">
                          <w:rPr>
                            <w:rFonts w:ascii="Calibri" w:hAnsi="Calibri"/>
                            <w:i/>
                            <w:iCs/>
                            <w:color w:val="000000"/>
                            <w:kern w:val="24"/>
                            <w:sz w:val="28"/>
                            <w:szCs w:val="28"/>
                          </w:rPr>
                          <w:t xml:space="preserve">t = </w:t>
                        </w:r>
                        <w:r w:rsidRPr="00D84351">
                          <w:rPr>
                            <w:rFonts w:ascii="Calibri" w:hAnsi="Calibri"/>
                            <w:color w:val="000000"/>
                            <w:kern w:val="24"/>
                            <w:sz w:val="28"/>
                            <w:szCs w:val="28"/>
                          </w:rPr>
                          <w:t>1,…,100</w:t>
                        </w:r>
                      </w:p>
                    </w:txbxContent>
                  </v:textbox>
                </v:shape>
                <v:shape id="TextBox 11" o:spid="_x0000_s1055" type="#_x0000_t202" style="position:absolute;left:22163;top:8725;width:14415;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jccIA&#10;AADaAAAADwAAAGRycy9kb3ducmV2LnhtbESP3YrCMBSE7wXfIRzBO00VXdyuUcQf8M5ddx/g0Byb&#10;2uakNFGrT28EYS+HmfmGmS9bW4krNb5wrGA0TEAQZ04XnCv4+90NZiB8QNZYOSYFd/KwXHQ7c0y1&#10;u/EPXY8hFxHCPkUFJoQ6ldJnhiz6oauJo3dyjcUQZZNL3eAtwm0lx0nyIS0WHBcM1rQ2lJXHi1Uw&#10;S+yhLD/H395OHqOpWW/ctj4r1e+1qy8QgdrwH36391rBFF5X4g2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uNxwgAAANoAAAAPAAAAAAAAAAAAAAAAAJgCAABkcnMvZG93&#10;bnJldi54bWxQSwUGAAAAAAQABAD1AAAAhwMAAAAA&#10;" filled="f" stroked="f">
                  <v:textbox style="mso-fit-shape-to-text:t">
                    <w:txbxContent>
                      <w:p w:rsidR="00FE0E13" w:rsidRDefault="00FE0E13" w:rsidP="0077102F">
                        <w:pPr>
                          <w:pStyle w:val="NormalWeb"/>
                          <w:spacing w:before="0" w:beforeAutospacing="0" w:after="0" w:afterAutospacing="0"/>
                        </w:pPr>
                        <w:r w:rsidRPr="00D84351">
                          <w:rPr>
                            <w:rFonts w:ascii="Calibri" w:hAnsi="Calibri"/>
                            <w:b/>
                            <w:bCs/>
                            <w:color w:val="000000"/>
                            <w:kern w:val="24"/>
                            <w:sz w:val="28"/>
                            <w:szCs w:val="28"/>
                          </w:rPr>
                          <w:t>Suppression Cost</w:t>
                        </w:r>
                      </w:p>
                    </w:txbxContent>
                  </v:textbox>
                </v:shape>
                <v:shape id="Straight Arrow Connector 7" o:spid="_x0000_s1056" type="#_x0000_t32" style="position:absolute;left:17313;top:10918;width:4870;height:38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0wucMAAADaAAAADwAAAGRycy9kb3ducmV2LnhtbESPwWrDMBBE74H8g9hAb4kcH+riRjGl&#10;oW1OBSvJobfF2lgm1spYauL8fVUo9DjMzBtmU02uF1caQ+dZwXqVgSBuvOm4VXA8vC2fQISIbLD3&#10;TAruFKDazmcbLI2/cU1XHVuRIBxKVGBjHEopQ2PJYVj5gTh5Zz86jEmOrTQj3hLc9TLPskfpsOO0&#10;YHGgV0vNRX87BfW++9S60La47w5f/vSR1719V+phMb08g4g0xf/wX3tvFBTweyXd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tMLnDAAAA2gAAAA8AAAAAAAAAAAAA&#10;AAAAoQIAAGRycy9kb3ducmV2LnhtbFBLBQYAAAAABAAEAPkAAACRAwAAAAA=&#10;" strokecolor="#a6a6a6" strokeweight="2.5pt">
                  <v:stroke endarrow="open"/>
                </v:shape>
                <v:shape id="Straight Arrow Connector 8" o:spid="_x0000_s1057" type="#_x0000_t32" style="position:absolute;left:18373;top:31701;width:1490;height:3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lHqsIAAADaAAAADwAAAGRycy9kb3ducmV2LnhtbERPy2rCQBTdC/2H4Ra6EZ0YIWh0lFZo&#10;ycq2KpTuLplrkjZzJ2Smefx9ZyG4PJz3dj+YWnTUusqygsU8AkGcW11xoeByfp2tQDiPrLG2TApG&#10;crDfPUy2mGrb8yd1J1+IEMIuRQWl900qpctLMujmtiEO3NW2Bn2AbSF1i30IN7WMoyiRBisODSU2&#10;dCgp/z39GQVdMsY/GX67j+nq5fj2niwruf5S6ulxeN6A8DT4u/jmzrSCsDVcCTdA7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lHqsIAAADaAAAADwAAAAAAAAAAAAAA&#10;AAChAgAAZHJzL2Rvd25yZXYueG1sUEsFBgAAAAAEAAQA+QAAAJADAAAAAA==&#10;" strokecolor="windowText" strokeweight="1.75pt">
                  <v:stroke endarrow="open"/>
                </v:shape>
                <v:shape id="TextBox 18" o:spid="_x0000_s1058" type="#_x0000_t202" style="position:absolute;left:75641;top:17881;width:9374;height:307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rsMA&#10;AADaAAAADwAAAGRycy9kb3ducmV2LnhtbESPW2vCQBSE34X+h+UU+iLNxhalpq4igiB9KWp8P2ZP&#10;LjR7NmTXXPz13ULBx2FmvmFWm8HUoqPWVZYVzKIYBHFmdcWFgvS8f/0A4TyyxtoyKRjJwWb9NFlh&#10;om3PR+pOvhABwi5BBaX3TSKly0oy6CLbEAcvt61BH2RbSN1iH+Cmlm9xvJAGKw4LJTa0Kyn7Od2M&#10;gmm+S8fLl/2+Lwyl82unq/fUK/XyPGw/QXga/CP83z5oBUv4uxJu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FrsMAAADaAAAADwAAAAAAAAAAAAAAAACYAgAAZHJzL2Rv&#10;d25yZXYueG1sUEsFBgAAAAAEAAQA9QAAAIgDAAAAAA==&#10;" filled="f" stroked="f">
                  <v:textbox style="mso-fit-shape-to-text:t">
                    <w:txbxContent>
                      <w:p w:rsidR="00FE0E13" w:rsidRDefault="00FE0E13" w:rsidP="0077102F">
                        <w:pPr>
                          <w:pStyle w:val="NormalWeb"/>
                          <w:spacing w:before="0" w:beforeAutospacing="0" w:after="0" w:afterAutospacing="0"/>
                        </w:pPr>
                        <w:r w:rsidRPr="00D84351">
                          <w:rPr>
                            <w:rFonts w:ascii="Calibri" w:hAnsi="Calibri"/>
                            <w:color w:val="000000"/>
                            <w:kern w:val="24"/>
                            <w:sz w:val="28"/>
                            <w:szCs w:val="28"/>
                          </w:rPr>
                          <w:t>hectares</w:t>
                        </w:r>
                      </w:p>
                    </w:txbxContent>
                  </v:textbox>
                </v:shape>
                <v:shape id="TextBox 21" o:spid="_x0000_s1059" type="#_x0000_t202" style="position:absolute;left:10384;top:34293;width:11081;height:30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628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ev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tvEAAAA2wAAAA8AAAAAAAAAAAAAAAAAmAIAAGRycy9k&#10;b3ducmV2LnhtbFBLBQYAAAAABAAEAPUAAACJAwAAAAA=&#10;" filled="f" stroked="f">
                  <v:textbox style="mso-fit-shape-to-text:t">
                    <w:txbxContent>
                      <w:p w:rsidR="00FE0E13" w:rsidRDefault="00FE0E13" w:rsidP="0077102F">
                        <w:pPr>
                          <w:pStyle w:val="NormalWeb"/>
                          <w:spacing w:before="0" w:beforeAutospacing="0" w:after="0" w:afterAutospacing="0"/>
                        </w:pPr>
                        <w:r w:rsidRPr="00D84351">
                          <w:rPr>
                            <w:rFonts w:ascii="Calibri" w:hAnsi="Calibri"/>
                            <w:b/>
                            <w:bCs/>
                            <w:color w:val="000000"/>
                            <w:kern w:val="24"/>
                            <w:sz w:val="28"/>
                            <w:szCs w:val="28"/>
                          </w:rPr>
                          <w:t>Area Burned</w:t>
                        </w:r>
                      </w:p>
                    </w:txbxContent>
                  </v:textbox>
                </v:shape>
              </v:group>
            </w:pict>
          </mc:Fallback>
        </mc:AlternateContent>
      </w:r>
      <w:r>
        <w:rPr>
          <w:noProof/>
        </w:rPr>
        <w:drawing>
          <wp:inline distT="0" distB="0" distL="0" distR="0" wp14:anchorId="10C6C810" wp14:editId="34F5C902">
            <wp:extent cx="7417435" cy="4794250"/>
            <wp:effectExtent l="0" t="0" r="0" b="6350"/>
            <wp:docPr id="90" name="Chart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sectPr w:rsidR="00060333" w:rsidSect="006B2E91">
      <w:endnotePr>
        <w:numFmt w:val="decimal"/>
      </w:endnotePr>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E13" w:rsidRDefault="00FE0E13" w:rsidP="00486DF5">
      <w:r>
        <w:separator/>
      </w:r>
    </w:p>
  </w:endnote>
  <w:endnote w:type="continuationSeparator" w:id="0">
    <w:p w:rsidR="00FE0E13" w:rsidRDefault="00FE0E13" w:rsidP="00486DF5">
      <w:r>
        <w:continuationSeparator/>
      </w:r>
    </w:p>
  </w:endnote>
  <w:endnote w:id="1">
    <w:p w:rsidR="00FE0E13" w:rsidRPr="00EB3B5E" w:rsidRDefault="00FE0E13" w:rsidP="00EB3B5E">
      <w:pPr>
        <w:pStyle w:val="EndnoteText"/>
        <w:spacing w:line="480" w:lineRule="auto"/>
        <w:rPr>
          <w:rFonts w:ascii="Times New Roman" w:hAnsi="Times New Roman"/>
          <w:sz w:val="24"/>
          <w:szCs w:val="24"/>
        </w:rPr>
      </w:pPr>
      <w:r>
        <w:rPr>
          <w:rStyle w:val="EndnoteReference"/>
        </w:rPr>
        <w:endnoteRef/>
      </w:r>
      <w:r>
        <w:t xml:space="preserve"> </w:t>
      </w:r>
      <w:r>
        <w:rPr>
          <w:rFonts w:ascii="Times New Roman" w:hAnsi="Times New Roman"/>
          <w:sz w:val="24"/>
          <w:szCs w:val="24"/>
        </w:rPr>
        <w:tab/>
        <w:t xml:space="preserve">The rationale for selecting each of these parameters is as follows. We wanted the time horizon to be at least long enough to allow lodgepole pine stands to burn in a fire of interest and to return to their current conditions. We found, after examining the results of our simulations, that 100 years was more than enough. The simulation process is computationally expensive. Each 100-year simulation could take as long as 20 minutes. We ran </w:t>
      </w:r>
      <w:r>
        <w:rPr>
          <w:rFonts w:ascii="Times New Roman" w:hAnsi="Times New Roman"/>
          <w:i/>
          <w:sz w:val="24"/>
          <w:szCs w:val="24"/>
        </w:rPr>
        <w:t xml:space="preserve">N </w:t>
      </w:r>
      <w:r>
        <w:rPr>
          <w:rFonts w:ascii="Times New Roman" w:hAnsi="Times New Roman"/>
          <w:sz w:val="24"/>
          <w:szCs w:val="24"/>
        </w:rPr>
        <w:t xml:space="preserve">x </w:t>
      </w:r>
      <w:r>
        <w:rPr>
          <w:rFonts w:ascii="Times New Roman" w:hAnsi="Times New Roman"/>
          <w:i/>
          <w:sz w:val="24"/>
          <w:szCs w:val="24"/>
        </w:rPr>
        <w:t>M</w:t>
      </w:r>
      <w:r>
        <w:rPr>
          <w:rFonts w:ascii="Times New Roman" w:hAnsi="Times New Roman"/>
          <w:sz w:val="24"/>
          <w:szCs w:val="24"/>
        </w:rPr>
        <w:t xml:space="preserve"> = 25,000 paired simulations. Even though we had access to the OSU College of Engineering High Performance Computing Cluster (</w:t>
      </w:r>
      <w:hyperlink r:id="rId1" w:history="1">
        <w:r w:rsidRPr="00864581">
          <w:rPr>
            <w:rStyle w:val="Hyperlink"/>
            <w:rFonts w:ascii="Times New Roman" w:hAnsi="Times New Roman"/>
            <w:sz w:val="24"/>
            <w:szCs w:val="24"/>
          </w:rPr>
          <w:t>http://engineering.oregonstate.edu/computing/cluster/about.html</w:t>
        </w:r>
      </w:hyperlink>
      <w:r>
        <w:rPr>
          <w:rFonts w:ascii="Times New Roman" w:hAnsi="Times New Roman"/>
          <w:sz w:val="24"/>
          <w:szCs w:val="24"/>
        </w:rPr>
        <w:t xml:space="preserve">), we had to economize on simulations. Because we are ultimately interested in how the variables that are known at the time of ignition, </w:t>
      </w:r>
      <w:r>
        <w:rPr>
          <w:rFonts w:ascii="Times New Roman" w:hAnsi="Times New Roman"/>
          <w:i/>
          <w:sz w:val="24"/>
          <w:szCs w:val="24"/>
        </w:rPr>
        <w:t>w</w:t>
      </w:r>
      <w:r>
        <w:rPr>
          <w:rFonts w:ascii="Times New Roman" w:hAnsi="Times New Roman"/>
          <w:i/>
          <w:sz w:val="24"/>
          <w:szCs w:val="24"/>
          <w:vertAlign w:val="subscript"/>
        </w:rPr>
        <w:t>0</w:t>
      </w:r>
      <w:r>
        <w:rPr>
          <w:rFonts w:ascii="Times New Roman" w:hAnsi="Times New Roman"/>
          <w:sz w:val="24"/>
          <w:szCs w:val="24"/>
        </w:rPr>
        <w:t xml:space="preserve"> affect the magnitude of suppression cost savings, we chose to simulate relatively many fires of interest, </w:t>
      </w:r>
      <w:r>
        <w:rPr>
          <w:rFonts w:ascii="Times New Roman" w:hAnsi="Times New Roman"/>
          <w:i/>
          <w:sz w:val="24"/>
          <w:szCs w:val="24"/>
        </w:rPr>
        <w:t>M</w:t>
      </w:r>
      <w:r>
        <w:rPr>
          <w:rFonts w:ascii="Times New Roman" w:hAnsi="Times New Roman"/>
          <w:sz w:val="24"/>
          <w:szCs w:val="24"/>
        </w:rPr>
        <w:t xml:space="preserve"> = 500, at the cost of  simulating relatively few sample paths, </w:t>
      </w:r>
      <w:r>
        <w:rPr>
          <w:rFonts w:ascii="Times New Roman" w:hAnsi="Times New Roman"/>
          <w:i/>
          <w:sz w:val="24"/>
          <w:szCs w:val="24"/>
        </w:rPr>
        <w:t>N</w:t>
      </w:r>
      <w:r>
        <w:rPr>
          <w:rFonts w:ascii="Times New Roman" w:hAnsi="Times New Roman"/>
          <w:sz w:val="24"/>
          <w:szCs w:val="24"/>
        </w:rPr>
        <w:t xml:space="preserve"> = 50, for each fire of interest. We could have reduced the confidence intervals around our estimates of cost savings for each fire of interest by increasing </w:t>
      </w:r>
      <w:r>
        <w:rPr>
          <w:rFonts w:ascii="Times New Roman" w:hAnsi="Times New Roman"/>
          <w:i/>
          <w:sz w:val="24"/>
          <w:szCs w:val="24"/>
        </w:rPr>
        <w:t>N</w:t>
      </w:r>
      <w:r>
        <w:rPr>
          <w:rFonts w:ascii="Times New Roman" w:hAnsi="Times New Roman"/>
          <w:sz w:val="24"/>
          <w:szCs w:val="24"/>
        </w:rPr>
        <w:t xml:space="preserve">. But we did find that the marginal gain in precision of the estimate was decreasing rapidly as we increased </w:t>
      </w:r>
      <w:r>
        <w:rPr>
          <w:rFonts w:ascii="Times New Roman" w:hAnsi="Times New Roman"/>
          <w:i/>
          <w:sz w:val="24"/>
          <w:szCs w:val="24"/>
        </w:rPr>
        <w:t>N</w:t>
      </w:r>
      <w:r>
        <w:rPr>
          <w:rFonts w:ascii="Times New Roman" w:hAnsi="Times New Roman"/>
          <w:sz w:val="24"/>
          <w:szCs w:val="24"/>
        </w:rPr>
        <w:t>.</w:t>
      </w:r>
    </w:p>
  </w:endnote>
  <w:endnote w:id="2">
    <w:p w:rsidR="00FE0E13" w:rsidRPr="002F35F4" w:rsidRDefault="00FE0E13" w:rsidP="002F35F4">
      <w:pPr>
        <w:pStyle w:val="EndnoteText"/>
        <w:spacing w:line="480" w:lineRule="auto"/>
        <w:rPr>
          <w:rFonts w:ascii="Times New Roman" w:hAnsi="Times New Roman"/>
          <w:sz w:val="24"/>
          <w:szCs w:val="24"/>
        </w:rPr>
      </w:pPr>
      <w:r>
        <w:rPr>
          <w:rStyle w:val="EndnoteReference"/>
        </w:rPr>
        <w:endnoteRef/>
      </w:r>
      <w:r>
        <w:t xml:space="preserve"> </w:t>
      </w:r>
      <w:r>
        <w:rPr>
          <w:rFonts w:ascii="Times New Roman" w:hAnsi="Times New Roman"/>
          <w:sz w:val="24"/>
          <w:szCs w:val="24"/>
        </w:rPr>
        <w:tab/>
        <w:t>Without binning, the state space would be infinite. The alternative would be to model the transitions in FFE-FVS interactively in the simulations. However, the computational time required to do that is prohibitive.</w:t>
      </w:r>
    </w:p>
  </w:endnote>
  <w:endnote w:id="3">
    <w:p w:rsidR="00FE0E13" w:rsidRDefault="00FE0E13" w:rsidP="00221F5E">
      <w:pPr>
        <w:pStyle w:val="Thesistext"/>
        <w:spacing w:after="0"/>
        <w:ind w:firstLine="0"/>
        <w:rPr>
          <w:noProof/>
        </w:rPr>
      </w:pPr>
      <w:r>
        <w:rPr>
          <w:rStyle w:val="EndnoteReference"/>
        </w:rPr>
        <w:endnoteRef/>
      </w:r>
      <w:r>
        <w:t xml:space="preserve"> </w:t>
      </w:r>
      <w:r>
        <w:tab/>
      </w:r>
      <w:r>
        <w:rPr>
          <w:noProof/>
        </w:rPr>
        <w:t>Ponderosa pine stands were assumed to be thinned every 20 years to a base growing</w:t>
      </w:r>
    </w:p>
    <w:p w:rsidR="00FE0E13" w:rsidRPr="009A4E6C" w:rsidRDefault="00FE0E13" w:rsidP="009A4E6C">
      <w:pPr>
        <w:pStyle w:val="Thesistext"/>
        <w:spacing w:after="0"/>
        <w:ind w:firstLine="0"/>
        <w:rPr>
          <w:noProof/>
        </w:rPr>
      </w:pPr>
      <w:r>
        <w:rPr>
          <w:noProof/>
        </w:rPr>
        <w:t xml:space="preserve">stock of 43.5 mbf per hectare, which corresponds to age 60 on 50-year site index 80, removing 27.5 mbf per hectare (Bennett 2002). We used current standing volume to determine when existing stands would first be thinned in the absence of fire. Lodgepole pine stands were assumed to be clearcut harvested at age 80, yielding 38.5 mbf per hectare which corresponds to 50-year site index of 60 (Emmingham </w:t>
      </w:r>
      <w:r w:rsidRPr="001920F0">
        <w:rPr>
          <w:i/>
          <w:noProof/>
        </w:rPr>
        <w:t>et al</w:t>
      </w:r>
      <w:r>
        <w:rPr>
          <w:noProof/>
        </w:rPr>
        <w:t>. 2005). The existing lodgepole pine forest area was assumed to be fully regulated so that 1/8</w:t>
      </w:r>
      <w:r w:rsidRPr="001C3BCC">
        <w:rPr>
          <w:noProof/>
          <w:vertAlign w:val="superscript"/>
        </w:rPr>
        <w:t>th</w:t>
      </w:r>
      <w:r>
        <w:rPr>
          <w:noProof/>
        </w:rPr>
        <w:t xml:space="preserve"> of the area would be harvested each decade.</w:t>
      </w:r>
    </w:p>
  </w:endnote>
  <w:endnote w:id="4">
    <w:p w:rsidR="00FE0E13" w:rsidRPr="006E0B81" w:rsidRDefault="00FE0E13" w:rsidP="006E0B81">
      <w:pPr>
        <w:pStyle w:val="EndnoteText"/>
        <w:spacing w:line="480" w:lineRule="auto"/>
        <w:rPr>
          <w:rFonts w:ascii="Times New Roman" w:hAnsi="Times New Roman"/>
          <w:noProof/>
          <w:sz w:val="24"/>
          <w:szCs w:val="24"/>
        </w:rPr>
      </w:pPr>
      <w:r>
        <w:rPr>
          <w:rStyle w:val="EndnoteReference"/>
        </w:rPr>
        <w:endnoteRef/>
      </w:r>
      <w:r>
        <w:t xml:space="preserve"> </w:t>
      </w:r>
      <w:r>
        <w:tab/>
      </w:r>
      <w:r w:rsidRPr="00221F5E">
        <w:rPr>
          <w:rFonts w:ascii="Times New Roman" w:hAnsi="Times New Roman"/>
          <w:noProof/>
          <w:sz w:val="24"/>
          <w:szCs w:val="24"/>
        </w:rPr>
        <w:t xml:space="preserve">We used </w:t>
      </w:r>
      <w:r>
        <w:rPr>
          <w:rFonts w:ascii="Times New Roman" w:hAnsi="Times New Roman"/>
          <w:noProof/>
          <w:sz w:val="24"/>
          <w:szCs w:val="24"/>
        </w:rPr>
        <w:t>average quarterly log prices from 1995 to 2009</w:t>
      </w:r>
      <w:r w:rsidRPr="00221F5E">
        <w:rPr>
          <w:rFonts w:ascii="Times New Roman" w:hAnsi="Times New Roman"/>
          <w:noProof/>
          <w:sz w:val="24"/>
          <w:szCs w:val="24"/>
        </w:rPr>
        <w:t xml:space="preserve"> </w:t>
      </w:r>
      <w:r>
        <w:rPr>
          <w:rFonts w:ascii="Times New Roman" w:hAnsi="Times New Roman"/>
          <w:noProof/>
          <w:sz w:val="24"/>
          <w:szCs w:val="24"/>
        </w:rPr>
        <w:t xml:space="preserve">(the same period over which the suppression cost equations were estimated) </w:t>
      </w:r>
      <w:r w:rsidRPr="00221F5E">
        <w:rPr>
          <w:rFonts w:ascii="Times New Roman" w:hAnsi="Times New Roman"/>
          <w:noProof/>
          <w:sz w:val="24"/>
          <w:szCs w:val="24"/>
        </w:rPr>
        <w:t>for the Klamath region in Oregon of $</w:t>
      </w:r>
      <w:r>
        <w:rPr>
          <w:rFonts w:ascii="Times New Roman" w:hAnsi="Times New Roman"/>
          <w:noProof/>
          <w:sz w:val="24"/>
          <w:szCs w:val="24"/>
        </w:rPr>
        <w:t>544</w:t>
      </w:r>
      <w:r w:rsidRPr="00221F5E">
        <w:rPr>
          <w:rFonts w:ascii="Times New Roman" w:hAnsi="Times New Roman"/>
          <w:noProof/>
          <w:sz w:val="24"/>
          <w:szCs w:val="24"/>
        </w:rPr>
        <w:t xml:space="preserve"> per mbf for ponderosa pine sawlogs and $</w:t>
      </w:r>
      <w:r>
        <w:rPr>
          <w:rFonts w:ascii="Times New Roman" w:hAnsi="Times New Roman"/>
          <w:noProof/>
          <w:sz w:val="24"/>
          <w:szCs w:val="24"/>
        </w:rPr>
        <w:t>375</w:t>
      </w:r>
      <w:r w:rsidRPr="00221F5E">
        <w:rPr>
          <w:rFonts w:ascii="Times New Roman" w:hAnsi="Times New Roman"/>
          <w:noProof/>
          <w:sz w:val="24"/>
          <w:szCs w:val="24"/>
        </w:rPr>
        <w:t xml:space="preserve"> per mbf for lodgepole pine less “rule-of-thumb” harvest and haul cost of $</w:t>
      </w:r>
      <w:r>
        <w:rPr>
          <w:rFonts w:ascii="Times New Roman" w:hAnsi="Times New Roman"/>
          <w:noProof/>
          <w:sz w:val="24"/>
          <w:szCs w:val="24"/>
        </w:rPr>
        <w:t>225</w:t>
      </w:r>
      <w:r w:rsidRPr="00221F5E">
        <w:rPr>
          <w:rFonts w:ascii="Times New Roman" w:hAnsi="Times New Roman"/>
          <w:noProof/>
          <w:sz w:val="24"/>
          <w:szCs w:val="24"/>
        </w:rPr>
        <w:t xml:space="preserve"> per mbf </w:t>
      </w:r>
      <w:r>
        <w:rPr>
          <w:rFonts w:ascii="Times New Roman" w:hAnsi="Times New Roman"/>
          <w:noProof/>
          <w:sz w:val="24"/>
          <w:szCs w:val="24"/>
        </w:rPr>
        <w:t xml:space="preserve"> </w:t>
      </w:r>
      <w:r w:rsidRPr="00221F5E">
        <w:rPr>
          <w:rFonts w:ascii="Times New Roman" w:hAnsi="Times New Roman"/>
          <w:noProof/>
          <w:sz w:val="24"/>
          <w:szCs w:val="24"/>
        </w:rPr>
        <w:t xml:space="preserve">(ODF </w:t>
      </w:r>
      <w:r>
        <w:rPr>
          <w:rFonts w:ascii="Times New Roman" w:hAnsi="Times New Roman"/>
          <w:noProof/>
          <w:sz w:val="24"/>
          <w:szCs w:val="24"/>
        </w:rPr>
        <w:t xml:space="preserve">[2] </w:t>
      </w:r>
      <w:r w:rsidRPr="00221F5E">
        <w:rPr>
          <w:rFonts w:ascii="Times New Roman" w:hAnsi="Times New Roman"/>
          <w:noProof/>
          <w:sz w:val="24"/>
          <w:szCs w:val="24"/>
        </w:rPr>
        <w:t xml:space="preserve">2011). The real discount rate was 4% (Row </w:t>
      </w:r>
      <w:r w:rsidRPr="001920F0">
        <w:rPr>
          <w:rFonts w:ascii="Times New Roman" w:hAnsi="Times New Roman"/>
          <w:i/>
          <w:noProof/>
          <w:sz w:val="24"/>
          <w:szCs w:val="24"/>
        </w:rPr>
        <w:t>et al</w:t>
      </w:r>
      <w:r w:rsidRPr="00221F5E">
        <w:rPr>
          <w:rFonts w:ascii="Times New Roman" w:hAnsi="Times New Roman"/>
          <w:noProof/>
          <w:sz w:val="24"/>
          <w:szCs w:val="24"/>
        </w:rPr>
        <w:t xml:space="preserve">. </w:t>
      </w:r>
      <w:r>
        <w:rPr>
          <w:rFonts w:ascii="Times New Roman" w:hAnsi="Times New Roman"/>
          <w:noProof/>
          <w:sz w:val="24"/>
          <w:szCs w:val="24"/>
        </w:rPr>
        <w:t>1981</w:t>
      </w:r>
      <w:r w:rsidRPr="00221F5E">
        <w:rPr>
          <w:rFonts w:ascii="Times New Roman" w:hAnsi="Times New Roman"/>
          <w:noProof/>
          <w:sz w:val="24"/>
          <w:szCs w:val="24"/>
        </w:rPr>
        <w:t>).</w:t>
      </w:r>
    </w:p>
  </w:endnote>
  <w:endnote w:id="5">
    <w:p w:rsidR="00FE0E13" w:rsidRPr="007A4CC1" w:rsidRDefault="00FE0E13" w:rsidP="009A4E6C">
      <w:pPr>
        <w:pStyle w:val="EndnoteText"/>
        <w:widowControl w:val="0"/>
        <w:spacing w:line="480" w:lineRule="auto"/>
        <w:rPr>
          <w:rFonts w:ascii="Times New Roman" w:hAnsi="Times New Roman"/>
          <w:sz w:val="24"/>
          <w:szCs w:val="24"/>
        </w:rPr>
      </w:pPr>
      <w:r>
        <w:rPr>
          <w:rStyle w:val="EndnoteReference"/>
        </w:rPr>
        <w:endnoteRef/>
      </w:r>
      <w:r>
        <w:t xml:space="preserve"> </w:t>
      </w:r>
      <w:r>
        <w:tab/>
      </w:r>
      <w:r>
        <w:rPr>
          <w:rFonts w:ascii="Times New Roman" w:hAnsi="Times New Roman"/>
          <w:sz w:val="24"/>
          <w:szCs w:val="24"/>
        </w:rPr>
        <w:t>Land and timber value (LTV) for unburned lodgepole pine is the present value of a perpetual series of clearcut harvest revenue every 80 years with 1/8</w:t>
      </w:r>
      <w:r w:rsidRPr="00207116">
        <w:rPr>
          <w:rFonts w:ascii="Times New Roman" w:hAnsi="Times New Roman"/>
          <w:sz w:val="24"/>
          <w:szCs w:val="24"/>
          <w:vertAlign w:val="superscript"/>
        </w:rPr>
        <w:t>th</w:t>
      </w:r>
      <w:r>
        <w:rPr>
          <w:rFonts w:ascii="Times New Roman" w:hAnsi="Times New Roman"/>
          <w:sz w:val="24"/>
          <w:szCs w:val="24"/>
        </w:rPr>
        <w:t xml:space="preserve"> of the area scheduled for first harvest at the end of each of the first 8 decades. For area burned in surface fire, harvest volume is reduced by 50% for the next scheduled harvest. Area burned in crown fire reverts to bare land with the next scheduled harvest occurring in 80 years. LTV for unburned ponderosa pine is the present value of a perpetual series of thinning harvest revenue every 20 years with the next scheduled thinning dependent on standing volume in the initial stands. For area burned in surface fire, there is no change. Area burned in crown fire reverts to bare land and the next scheduled thinning occurs in 80 years. Loss to fire is estimated in each scenario as the change in LTV in each time period discounted to the present.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E13" w:rsidRPr="00F61581" w:rsidRDefault="00FE0E13" w:rsidP="00D84351">
    <w:pPr>
      <w:pStyle w:val="Footer"/>
      <w:jc w:val="right"/>
      <w:rPr>
        <w:rFonts w:ascii="Times New Roman" w:hAnsi="Times New Roman"/>
      </w:rPr>
    </w:pPr>
    <w:r w:rsidRPr="00F61581">
      <w:rPr>
        <w:rFonts w:ascii="Times New Roman" w:hAnsi="Times New Roman"/>
      </w:rPr>
      <w:t xml:space="preserve"> </w:t>
    </w:r>
    <w:r w:rsidRPr="00F61581">
      <w:rPr>
        <w:rFonts w:ascii="Times New Roman" w:hAnsi="Times New Roman"/>
      </w:rPr>
      <w:fldChar w:fldCharType="begin"/>
    </w:r>
    <w:r w:rsidRPr="00F61581">
      <w:rPr>
        <w:rFonts w:ascii="Times New Roman" w:hAnsi="Times New Roman"/>
      </w:rPr>
      <w:instrText xml:space="preserve"> PAGE   \* MERGEFORMAT </w:instrText>
    </w:r>
    <w:r w:rsidRPr="00F61581">
      <w:rPr>
        <w:rFonts w:ascii="Times New Roman" w:hAnsi="Times New Roman"/>
      </w:rPr>
      <w:fldChar w:fldCharType="separate"/>
    </w:r>
    <w:r w:rsidR="008A4E61">
      <w:rPr>
        <w:rFonts w:ascii="Times New Roman" w:hAnsi="Times New Roman"/>
        <w:noProof/>
      </w:rPr>
      <w:t>21</w:t>
    </w:r>
    <w:r w:rsidRPr="00F61581">
      <w:rPr>
        <w:rFonts w:ascii="Times New Roman" w:hAnsi="Times New Roman"/>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E13" w:rsidRDefault="00FE0E13" w:rsidP="00486DF5">
      <w:r>
        <w:separator/>
      </w:r>
    </w:p>
  </w:footnote>
  <w:footnote w:type="continuationSeparator" w:id="0">
    <w:p w:rsidR="00FE0E13" w:rsidRDefault="00FE0E13" w:rsidP="00486D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F1D3A"/>
    <w:multiLevelType w:val="hybridMultilevel"/>
    <w:tmpl w:val="192AE442"/>
    <w:lvl w:ilvl="0" w:tplc="A0BCF218">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012278"/>
    <w:multiLevelType w:val="hybridMultilevel"/>
    <w:tmpl w:val="B8A2B338"/>
    <w:lvl w:ilvl="0" w:tplc="977608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revisionView w:markup="0"/>
  <w:defaultTabStop w:val="720"/>
  <w:drawingGridHorizontalSpacing w:val="120"/>
  <w:displayHorizontalDrawingGridEvery w:val="2"/>
  <w:characterSpacingControl w:val="doNotCompres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6DF5"/>
    <w:rsid w:val="0000186C"/>
    <w:rsid w:val="00002CA9"/>
    <w:rsid w:val="00006B9A"/>
    <w:rsid w:val="000124D6"/>
    <w:rsid w:val="0001546C"/>
    <w:rsid w:val="00016809"/>
    <w:rsid w:val="00020083"/>
    <w:rsid w:val="00024DD3"/>
    <w:rsid w:val="00030756"/>
    <w:rsid w:val="00032B5E"/>
    <w:rsid w:val="00035499"/>
    <w:rsid w:val="000407A9"/>
    <w:rsid w:val="00040A2C"/>
    <w:rsid w:val="000414F4"/>
    <w:rsid w:val="00042158"/>
    <w:rsid w:val="00044C0A"/>
    <w:rsid w:val="0004522D"/>
    <w:rsid w:val="00047B92"/>
    <w:rsid w:val="00050438"/>
    <w:rsid w:val="000522F7"/>
    <w:rsid w:val="00053330"/>
    <w:rsid w:val="00054CD8"/>
    <w:rsid w:val="00057F22"/>
    <w:rsid w:val="000600D7"/>
    <w:rsid w:val="00060333"/>
    <w:rsid w:val="00060D36"/>
    <w:rsid w:val="00064816"/>
    <w:rsid w:val="00065C75"/>
    <w:rsid w:val="00066677"/>
    <w:rsid w:val="00067EDA"/>
    <w:rsid w:val="0007035D"/>
    <w:rsid w:val="00071F24"/>
    <w:rsid w:val="0007310D"/>
    <w:rsid w:val="0007375E"/>
    <w:rsid w:val="00074C7A"/>
    <w:rsid w:val="000752F1"/>
    <w:rsid w:val="000778B3"/>
    <w:rsid w:val="00080B2C"/>
    <w:rsid w:val="00083155"/>
    <w:rsid w:val="0008340F"/>
    <w:rsid w:val="00084857"/>
    <w:rsid w:val="0008486C"/>
    <w:rsid w:val="00084DDC"/>
    <w:rsid w:val="000905A5"/>
    <w:rsid w:val="000908F1"/>
    <w:rsid w:val="000931E3"/>
    <w:rsid w:val="00095438"/>
    <w:rsid w:val="00096942"/>
    <w:rsid w:val="00097889"/>
    <w:rsid w:val="000A0220"/>
    <w:rsid w:val="000A0391"/>
    <w:rsid w:val="000A199B"/>
    <w:rsid w:val="000A1C06"/>
    <w:rsid w:val="000A7301"/>
    <w:rsid w:val="000B1432"/>
    <w:rsid w:val="000B1822"/>
    <w:rsid w:val="000B4915"/>
    <w:rsid w:val="000B4A12"/>
    <w:rsid w:val="000B5DDA"/>
    <w:rsid w:val="000B6096"/>
    <w:rsid w:val="000B7FB6"/>
    <w:rsid w:val="000D41D1"/>
    <w:rsid w:val="000D5D2B"/>
    <w:rsid w:val="000D6A7B"/>
    <w:rsid w:val="000D6C4A"/>
    <w:rsid w:val="000E044B"/>
    <w:rsid w:val="000E0C80"/>
    <w:rsid w:val="000E1921"/>
    <w:rsid w:val="000E1AB9"/>
    <w:rsid w:val="000E1D65"/>
    <w:rsid w:val="000E3F3A"/>
    <w:rsid w:val="000E6449"/>
    <w:rsid w:val="000F051A"/>
    <w:rsid w:val="000F0668"/>
    <w:rsid w:val="000F144C"/>
    <w:rsid w:val="000F284E"/>
    <w:rsid w:val="000F2F8C"/>
    <w:rsid w:val="000F3D6F"/>
    <w:rsid w:val="000F5F24"/>
    <w:rsid w:val="000F68E9"/>
    <w:rsid w:val="000F6C8F"/>
    <w:rsid w:val="000F6F30"/>
    <w:rsid w:val="00100C3B"/>
    <w:rsid w:val="00102E37"/>
    <w:rsid w:val="001066B7"/>
    <w:rsid w:val="001069C2"/>
    <w:rsid w:val="001074F2"/>
    <w:rsid w:val="00107F09"/>
    <w:rsid w:val="00111E24"/>
    <w:rsid w:val="00111FFA"/>
    <w:rsid w:val="001136D6"/>
    <w:rsid w:val="00115C9F"/>
    <w:rsid w:val="00117240"/>
    <w:rsid w:val="0011738F"/>
    <w:rsid w:val="0011781B"/>
    <w:rsid w:val="00117E5E"/>
    <w:rsid w:val="00126E96"/>
    <w:rsid w:val="00127642"/>
    <w:rsid w:val="001361B1"/>
    <w:rsid w:val="00137D26"/>
    <w:rsid w:val="001411F0"/>
    <w:rsid w:val="0014226A"/>
    <w:rsid w:val="00150BE9"/>
    <w:rsid w:val="00155733"/>
    <w:rsid w:val="00155A6B"/>
    <w:rsid w:val="00155E10"/>
    <w:rsid w:val="00160110"/>
    <w:rsid w:val="00160204"/>
    <w:rsid w:val="0016034F"/>
    <w:rsid w:val="00161AB8"/>
    <w:rsid w:val="0016596C"/>
    <w:rsid w:val="0017009D"/>
    <w:rsid w:val="0017296A"/>
    <w:rsid w:val="0017489B"/>
    <w:rsid w:val="001757B1"/>
    <w:rsid w:val="001760D8"/>
    <w:rsid w:val="001771FD"/>
    <w:rsid w:val="0018393B"/>
    <w:rsid w:val="00184AD0"/>
    <w:rsid w:val="00186734"/>
    <w:rsid w:val="00187CB2"/>
    <w:rsid w:val="00190B7E"/>
    <w:rsid w:val="001920F0"/>
    <w:rsid w:val="00194D0B"/>
    <w:rsid w:val="001967A0"/>
    <w:rsid w:val="001A225E"/>
    <w:rsid w:val="001A2EEA"/>
    <w:rsid w:val="001A4C0D"/>
    <w:rsid w:val="001A5AC7"/>
    <w:rsid w:val="001B41E5"/>
    <w:rsid w:val="001B68E2"/>
    <w:rsid w:val="001C0FFF"/>
    <w:rsid w:val="001C2B6B"/>
    <w:rsid w:val="001C2EF7"/>
    <w:rsid w:val="001C2F7C"/>
    <w:rsid w:val="001C3BCC"/>
    <w:rsid w:val="001C4C19"/>
    <w:rsid w:val="001C6804"/>
    <w:rsid w:val="001D09A9"/>
    <w:rsid w:val="001D127E"/>
    <w:rsid w:val="001D309B"/>
    <w:rsid w:val="001D56B7"/>
    <w:rsid w:val="001D61C7"/>
    <w:rsid w:val="001E079E"/>
    <w:rsid w:val="001E22F7"/>
    <w:rsid w:val="001E4645"/>
    <w:rsid w:val="001E4B55"/>
    <w:rsid w:val="001F0591"/>
    <w:rsid w:val="001F1A95"/>
    <w:rsid w:val="001F1DB9"/>
    <w:rsid w:val="001F254C"/>
    <w:rsid w:val="001F3CAC"/>
    <w:rsid w:val="001F57EF"/>
    <w:rsid w:val="001F5DB9"/>
    <w:rsid w:val="001F772C"/>
    <w:rsid w:val="001F7C76"/>
    <w:rsid w:val="00202C1A"/>
    <w:rsid w:val="0020409F"/>
    <w:rsid w:val="00205268"/>
    <w:rsid w:val="002054CA"/>
    <w:rsid w:val="002062A3"/>
    <w:rsid w:val="00207116"/>
    <w:rsid w:val="00207E59"/>
    <w:rsid w:val="00214863"/>
    <w:rsid w:val="0021597C"/>
    <w:rsid w:val="002205D7"/>
    <w:rsid w:val="00220659"/>
    <w:rsid w:val="00221F5E"/>
    <w:rsid w:val="0022391D"/>
    <w:rsid w:val="00224A01"/>
    <w:rsid w:val="00225079"/>
    <w:rsid w:val="002257C1"/>
    <w:rsid w:val="00226911"/>
    <w:rsid w:val="00226CC7"/>
    <w:rsid w:val="00234B79"/>
    <w:rsid w:val="00235D95"/>
    <w:rsid w:val="00237FC9"/>
    <w:rsid w:val="0024191E"/>
    <w:rsid w:val="00242DA6"/>
    <w:rsid w:val="0024371F"/>
    <w:rsid w:val="002444C6"/>
    <w:rsid w:val="00244524"/>
    <w:rsid w:val="0024514E"/>
    <w:rsid w:val="00250FA4"/>
    <w:rsid w:val="00250FF8"/>
    <w:rsid w:val="00252963"/>
    <w:rsid w:val="002537CD"/>
    <w:rsid w:val="00253D11"/>
    <w:rsid w:val="00256514"/>
    <w:rsid w:val="00256ADF"/>
    <w:rsid w:val="002571D0"/>
    <w:rsid w:val="00260E39"/>
    <w:rsid w:val="002628BE"/>
    <w:rsid w:val="0026403A"/>
    <w:rsid w:val="002640F8"/>
    <w:rsid w:val="00265B11"/>
    <w:rsid w:val="00266942"/>
    <w:rsid w:val="00270159"/>
    <w:rsid w:val="002705B2"/>
    <w:rsid w:val="002706A6"/>
    <w:rsid w:val="00272135"/>
    <w:rsid w:val="0027300D"/>
    <w:rsid w:val="00273F2D"/>
    <w:rsid w:val="00277CA1"/>
    <w:rsid w:val="00280348"/>
    <w:rsid w:val="00282710"/>
    <w:rsid w:val="00282A1C"/>
    <w:rsid w:val="002845E8"/>
    <w:rsid w:val="00284E31"/>
    <w:rsid w:val="002870A5"/>
    <w:rsid w:val="00287D1C"/>
    <w:rsid w:val="00294BF3"/>
    <w:rsid w:val="00294DE2"/>
    <w:rsid w:val="00295499"/>
    <w:rsid w:val="002A05C2"/>
    <w:rsid w:val="002A3564"/>
    <w:rsid w:val="002A4AD3"/>
    <w:rsid w:val="002A6208"/>
    <w:rsid w:val="002A6E2E"/>
    <w:rsid w:val="002A77D6"/>
    <w:rsid w:val="002B0996"/>
    <w:rsid w:val="002B14FE"/>
    <w:rsid w:val="002B3DE8"/>
    <w:rsid w:val="002B7278"/>
    <w:rsid w:val="002B78A7"/>
    <w:rsid w:val="002C144F"/>
    <w:rsid w:val="002C17D2"/>
    <w:rsid w:val="002C4519"/>
    <w:rsid w:val="002C4E96"/>
    <w:rsid w:val="002C6D3A"/>
    <w:rsid w:val="002D47D8"/>
    <w:rsid w:val="002D7AB6"/>
    <w:rsid w:val="002E27A1"/>
    <w:rsid w:val="002E2BE6"/>
    <w:rsid w:val="002E335A"/>
    <w:rsid w:val="002E351B"/>
    <w:rsid w:val="002E3AC5"/>
    <w:rsid w:val="002E4B4B"/>
    <w:rsid w:val="002E4E15"/>
    <w:rsid w:val="002E621F"/>
    <w:rsid w:val="002E779D"/>
    <w:rsid w:val="002F06BF"/>
    <w:rsid w:val="002F0FA0"/>
    <w:rsid w:val="002F3007"/>
    <w:rsid w:val="002F35F4"/>
    <w:rsid w:val="002F52BD"/>
    <w:rsid w:val="002F5804"/>
    <w:rsid w:val="0030029C"/>
    <w:rsid w:val="00303A18"/>
    <w:rsid w:val="00303A5E"/>
    <w:rsid w:val="00303CD2"/>
    <w:rsid w:val="00303F48"/>
    <w:rsid w:val="0030430D"/>
    <w:rsid w:val="003055DB"/>
    <w:rsid w:val="0030648F"/>
    <w:rsid w:val="003067E0"/>
    <w:rsid w:val="00310840"/>
    <w:rsid w:val="00314EEA"/>
    <w:rsid w:val="00321A86"/>
    <w:rsid w:val="00322874"/>
    <w:rsid w:val="003238B9"/>
    <w:rsid w:val="00325AA5"/>
    <w:rsid w:val="0032676B"/>
    <w:rsid w:val="0033142C"/>
    <w:rsid w:val="003316CC"/>
    <w:rsid w:val="00331CAD"/>
    <w:rsid w:val="00331E97"/>
    <w:rsid w:val="00332A45"/>
    <w:rsid w:val="003330A4"/>
    <w:rsid w:val="00334777"/>
    <w:rsid w:val="00340047"/>
    <w:rsid w:val="00340F59"/>
    <w:rsid w:val="00343C53"/>
    <w:rsid w:val="00343DCC"/>
    <w:rsid w:val="00345CF7"/>
    <w:rsid w:val="003471C8"/>
    <w:rsid w:val="00347591"/>
    <w:rsid w:val="00352E2D"/>
    <w:rsid w:val="00356849"/>
    <w:rsid w:val="0036061B"/>
    <w:rsid w:val="0036452C"/>
    <w:rsid w:val="00365B2D"/>
    <w:rsid w:val="00366234"/>
    <w:rsid w:val="003707E6"/>
    <w:rsid w:val="003733CE"/>
    <w:rsid w:val="00373DA5"/>
    <w:rsid w:val="003743AA"/>
    <w:rsid w:val="00376385"/>
    <w:rsid w:val="00380D42"/>
    <w:rsid w:val="00385FC9"/>
    <w:rsid w:val="003917D8"/>
    <w:rsid w:val="00394EDE"/>
    <w:rsid w:val="003971F3"/>
    <w:rsid w:val="003A10FD"/>
    <w:rsid w:val="003A1785"/>
    <w:rsid w:val="003A1899"/>
    <w:rsid w:val="003A3F2B"/>
    <w:rsid w:val="003A3F4A"/>
    <w:rsid w:val="003A6F25"/>
    <w:rsid w:val="003A71BD"/>
    <w:rsid w:val="003B1BDC"/>
    <w:rsid w:val="003B1C52"/>
    <w:rsid w:val="003B3A53"/>
    <w:rsid w:val="003B490F"/>
    <w:rsid w:val="003B59A7"/>
    <w:rsid w:val="003B7FE7"/>
    <w:rsid w:val="003C5C60"/>
    <w:rsid w:val="003C7029"/>
    <w:rsid w:val="003C713A"/>
    <w:rsid w:val="003C7437"/>
    <w:rsid w:val="003D3C2B"/>
    <w:rsid w:val="003D3D23"/>
    <w:rsid w:val="003D5D9E"/>
    <w:rsid w:val="003D7AAE"/>
    <w:rsid w:val="003E307B"/>
    <w:rsid w:val="003F0D20"/>
    <w:rsid w:val="003F0D67"/>
    <w:rsid w:val="003F1115"/>
    <w:rsid w:val="003F1FA1"/>
    <w:rsid w:val="003F2D7B"/>
    <w:rsid w:val="003F6714"/>
    <w:rsid w:val="003F6725"/>
    <w:rsid w:val="00402738"/>
    <w:rsid w:val="00403EB9"/>
    <w:rsid w:val="00404516"/>
    <w:rsid w:val="00404BEF"/>
    <w:rsid w:val="00405A61"/>
    <w:rsid w:val="00406727"/>
    <w:rsid w:val="00407DB9"/>
    <w:rsid w:val="00410593"/>
    <w:rsid w:val="00410E0B"/>
    <w:rsid w:val="0041300E"/>
    <w:rsid w:val="0041486D"/>
    <w:rsid w:val="00415B75"/>
    <w:rsid w:val="004214E5"/>
    <w:rsid w:val="00427001"/>
    <w:rsid w:val="00427477"/>
    <w:rsid w:val="00430A30"/>
    <w:rsid w:val="00430E30"/>
    <w:rsid w:val="0043388F"/>
    <w:rsid w:val="00433E5B"/>
    <w:rsid w:val="0043409E"/>
    <w:rsid w:val="0043658F"/>
    <w:rsid w:val="00437344"/>
    <w:rsid w:val="0044154E"/>
    <w:rsid w:val="0044742A"/>
    <w:rsid w:val="0045232A"/>
    <w:rsid w:val="00454955"/>
    <w:rsid w:val="00455A1A"/>
    <w:rsid w:val="00464817"/>
    <w:rsid w:val="00465087"/>
    <w:rsid w:val="00465B19"/>
    <w:rsid w:val="00467A9C"/>
    <w:rsid w:val="00470A58"/>
    <w:rsid w:val="00470CA5"/>
    <w:rsid w:val="00471497"/>
    <w:rsid w:val="00471CCE"/>
    <w:rsid w:val="0048123D"/>
    <w:rsid w:val="00481C8E"/>
    <w:rsid w:val="00481F5C"/>
    <w:rsid w:val="00483CEE"/>
    <w:rsid w:val="004850B6"/>
    <w:rsid w:val="00485692"/>
    <w:rsid w:val="00486DF5"/>
    <w:rsid w:val="0049027C"/>
    <w:rsid w:val="004914EF"/>
    <w:rsid w:val="00493A2A"/>
    <w:rsid w:val="00495568"/>
    <w:rsid w:val="00497361"/>
    <w:rsid w:val="004A18C1"/>
    <w:rsid w:val="004A215D"/>
    <w:rsid w:val="004A3B8C"/>
    <w:rsid w:val="004A4DBE"/>
    <w:rsid w:val="004A4DCE"/>
    <w:rsid w:val="004A7010"/>
    <w:rsid w:val="004A7535"/>
    <w:rsid w:val="004A7A29"/>
    <w:rsid w:val="004A7C92"/>
    <w:rsid w:val="004A7FBD"/>
    <w:rsid w:val="004B1718"/>
    <w:rsid w:val="004B1F7D"/>
    <w:rsid w:val="004B205E"/>
    <w:rsid w:val="004B38FD"/>
    <w:rsid w:val="004B448F"/>
    <w:rsid w:val="004B5869"/>
    <w:rsid w:val="004B608C"/>
    <w:rsid w:val="004B60F0"/>
    <w:rsid w:val="004C0FD9"/>
    <w:rsid w:val="004C109B"/>
    <w:rsid w:val="004C2273"/>
    <w:rsid w:val="004C2310"/>
    <w:rsid w:val="004C6204"/>
    <w:rsid w:val="004C7B26"/>
    <w:rsid w:val="004D0CC3"/>
    <w:rsid w:val="004D0EB0"/>
    <w:rsid w:val="004D2717"/>
    <w:rsid w:val="004D33B0"/>
    <w:rsid w:val="004D46E3"/>
    <w:rsid w:val="004D6B32"/>
    <w:rsid w:val="004D6BD2"/>
    <w:rsid w:val="004E01C1"/>
    <w:rsid w:val="004E2127"/>
    <w:rsid w:val="004E2440"/>
    <w:rsid w:val="004E5A91"/>
    <w:rsid w:val="004E6122"/>
    <w:rsid w:val="004E6CC1"/>
    <w:rsid w:val="004E6DA4"/>
    <w:rsid w:val="004F0EE2"/>
    <w:rsid w:val="004F2C91"/>
    <w:rsid w:val="004F3333"/>
    <w:rsid w:val="005001F6"/>
    <w:rsid w:val="00502D76"/>
    <w:rsid w:val="00504D83"/>
    <w:rsid w:val="0050594C"/>
    <w:rsid w:val="00505C3C"/>
    <w:rsid w:val="0050748B"/>
    <w:rsid w:val="00513B0A"/>
    <w:rsid w:val="00513EBA"/>
    <w:rsid w:val="005143A5"/>
    <w:rsid w:val="00514B91"/>
    <w:rsid w:val="0051703E"/>
    <w:rsid w:val="005176BE"/>
    <w:rsid w:val="0052063E"/>
    <w:rsid w:val="00520835"/>
    <w:rsid w:val="00520D02"/>
    <w:rsid w:val="00523A06"/>
    <w:rsid w:val="00526298"/>
    <w:rsid w:val="005270DA"/>
    <w:rsid w:val="005305AE"/>
    <w:rsid w:val="00531747"/>
    <w:rsid w:val="00533670"/>
    <w:rsid w:val="00533D25"/>
    <w:rsid w:val="00534078"/>
    <w:rsid w:val="005343E5"/>
    <w:rsid w:val="005378CB"/>
    <w:rsid w:val="00537DC7"/>
    <w:rsid w:val="005431E9"/>
    <w:rsid w:val="00546DDA"/>
    <w:rsid w:val="00554EC0"/>
    <w:rsid w:val="00556FF6"/>
    <w:rsid w:val="00560322"/>
    <w:rsid w:val="005606C3"/>
    <w:rsid w:val="00561F7D"/>
    <w:rsid w:val="00562260"/>
    <w:rsid w:val="00564F2A"/>
    <w:rsid w:val="0056559A"/>
    <w:rsid w:val="00572004"/>
    <w:rsid w:val="00572ED9"/>
    <w:rsid w:val="00573133"/>
    <w:rsid w:val="005734FF"/>
    <w:rsid w:val="00573AA1"/>
    <w:rsid w:val="00575B8A"/>
    <w:rsid w:val="00575DE8"/>
    <w:rsid w:val="005858B5"/>
    <w:rsid w:val="00585E7D"/>
    <w:rsid w:val="00586023"/>
    <w:rsid w:val="00587416"/>
    <w:rsid w:val="0059094A"/>
    <w:rsid w:val="00590E82"/>
    <w:rsid w:val="00590F66"/>
    <w:rsid w:val="005927B6"/>
    <w:rsid w:val="00592E94"/>
    <w:rsid w:val="00593561"/>
    <w:rsid w:val="00593605"/>
    <w:rsid w:val="005A033C"/>
    <w:rsid w:val="005A0640"/>
    <w:rsid w:val="005A0D65"/>
    <w:rsid w:val="005A29D1"/>
    <w:rsid w:val="005A44B5"/>
    <w:rsid w:val="005A7326"/>
    <w:rsid w:val="005A7D2B"/>
    <w:rsid w:val="005B350B"/>
    <w:rsid w:val="005B49AF"/>
    <w:rsid w:val="005C09A4"/>
    <w:rsid w:val="005C3034"/>
    <w:rsid w:val="005D0182"/>
    <w:rsid w:val="005D1940"/>
    <w:rsid w:val="005D21BA"/>
    <w:rsid w:val="005D7647"/>
    <w:rsid w:val="005D7CBD"/>
    <w:rsid w:val="005E03AC"/>
    <w:rsid w:val="005E0CEE"/>
    <w:rsid w:val="005E1D6F"/>
    <w:rsid w:val="005E28DD"/>
    <w:rsid w:val="005E3DCE"/>
    <w:rsid w:val="005E4434"/>
    <w:rsid w:val="005E5155"/>
    <w:rsid w:val="005E540D"/>
    <w:rsid w:val="005E5AAD"/>
    <w:rsid w:val="005E642B"/>
    <w:rsid w:val="005E657A"/>
    <w:rsid w:val="005F1C36"/>
    <w:rsid w:val="005F45FF"/>
    <w:rsid w:val="005F5AC2"/>
    <w:rsid w:val="00600289"/>
    <w:rsid w:val="00600CF9"/>
    <w:rsid w:val="00601BDB"/>
    <w:rsid w:val="006028A7"/>
    <w:rsid w:val="006048D1"/>
    <w:rsid w:val="00607B5F"/>
    <w:rsid w:val="00610022"/>
    <w:rsid w:val="0061063F"/>
    <w:rsid w:val="006107AE"/>
    <w:rsid w:val="00611F17"/>
    <w:rsid w:val="0061286D"/>
    <w:rsid w:val="00612B7A"/>
    <w:rsid w:val="0061575D"/>
    <w:rsid w:val="00615919"/>
    <w:rsid w:val="00616CBD"/>
    <w:rsid w:val="0061760F"/>
    <w:rsid w:val="006176FD"/>
    <w:rsid w:val="00620BAD"/>
    <w:rsid w:val="006226A6"/>
    <w:rsid w:val="00623A6A"/>
    <w:rsid w:val="006243DA"/>
    <w:rsid w:val="006251EB"/>
    <w:rsid w:val="006278D6"/>
    <w:rsid w:val="00627CAD"/>
    <w:rsid w:val="0063207E"/>
    <w:rsid w:val="0063289A"/>
    <w:rsid w:val="006339A4"/>
    <w:rsid w:val="00634BDF"/>
    <w:rsid w:val="00635127"/>
    <w:rsid w:val="006368D2"/>
    <w:rsid w:val="006417EB"/>
    <w:rsid w:val="00642474"/>
    <w:rsid w:val="006425D5"/>
    <w:rsid w:val="0064386F"/>
    <w:rsid w:val="00644BDC"/>
    <w:rsid w:val="00645207"/>
    <w:rsid w:val="00650FCD"/>
    <w:rsid w:val="00651EAA"/>
    <w:rsid w:val="00652F17"/>
    <w:rsid w:val="00656C92"/>
    <w:rsid w:val="00657D05"/>
    <w:rsid w:val="00660EF7"/>
    <w:rsid w:val="00661D20"/>
    <w:rsid w:val="00662171"/>
    <w:rsid w:val="00664817"/>
    <w:rsid w:val="00667928"/>
    <w:rsid w:val="00667DCF"/>
    <w:rsid w:val="006709A8"/>
    <w:rsid w:val="00670F8C"/>
    <w:rsid w:val="0067103D"/>
    <w:rsid w:val="00673445"/>
    <w:rsid w:val="00673BE4"/>
    <w:rsid w:val="00673F54"/>
    <w:rsid w:val="00674FD9"/>
    <w:rsid w:val="006819FF"/>
    <w:rsid w:val="0068273B"/>
    <w:rsid w:val="00682960"/>
    <w:rsid w:val="00684F90"/>
    <w:rsid w:val="00692A01"/>
    <w:rsid w:val="00692C74"/>
    <w:rsid w:val="00696C2F"/>
    <w:rsid w:val="00697E8E"/>
    <w:rsid w:val="006A3DF7"/>
    <w:rsid w:val="006A4598"/>
    <w:rsid w:val="006A5AC4"/>
    <w:rsid w:val="006A6822"/>
    <w:rsid w:val="006A6986"/>
    <w:rsid w:val="006A7EA6"/>
    <w:rsid w:val="006B2E91"/>
    <w:rsid w:val="006B3301"/>
    <w:rsid w:val="006B48E7"/>
    <w:rsid w:val="006B5C0F"/>
    <w:rsid w:val="006B7383"/>
    <w:rsid w:val="006C542C"/>
    <w:rsid w:val="006C67B4"/>
    <w:rsid w:val="006C7BA2"/>
    <w:rsid w:val="006D131C"/>
    <w:rsid w:val="006D3009"/>
    <w:rsid w:val="006D3D40"/>
    <w:rsid w:val="006D581C"/>
    <w:rsid w:val="006D5E7C"/>
    <w:rsid w:val="006D60D9"/>
    <w:rsid w:val="006D78F1"/>
    <w:rsid w:val="006E09B9"/>
    <w:rsid w:val="006E0B81"/>
    <w:rsid w:val="006E1C8A"/>
    <w:rsid w:val="006E213E"/>
    <w:rsid w:val="006E27AF"/>
    <w:rsid w:val="006E3477"/>
    <w:rsid w:val="006E5BEC"/>
    <w:rsid w:val="006E75BC"/>
    <w:rsid w:val="006F04E7"/>
    <w:rsid w:val="006F20EB"/>
    <w:rsid w:val="006F32C1"/>
    <w:rsid w:val="006F3885"/>
    <w:rsid w:val="006F3EAF"/>
    <w:rsid w:val="006F4CA3"/>
    <w:rsid w:val="006F7500"/>
    <w:rsid w:val="007049A4"/>
    <w:rsid w:val="00704C78"/>
    <w:rsid w:val="0070669B"/>
    <w:rsid w:val="00707082"/>
    <w:rsid w:val="00710FB9"/>
    <w:rsid w:val="00711451"/>
    <w:rsid w:val="00713F55"/>
    <w:rsid w:val="00714FE1"/>
    <w:rsid w:val="00715231"/>
    <w:rsid w:val="00715885"/>
    <w:rsid w:val="007161BA"/>
    <w:rsid w:val="00720CAC"/>
    <w:rsid w:val="00724267"/>
    <w:rsid w:val="0072469B"/>
    <w:rsid w:val="00724846"/>
    <w:rsid w:val="00725A2E"/>
    <w:rsid w:val="007272E0"/>
    <w:rsid w:val="007300EB"/>
    <w:rsid w:val="00731B90"/>
    <w:rsid w:val="0073332C"/>
    <w:rsid w:val="00734582"/>
    <w:rsid w:val="0073477D"/>
    <w:rsid w:val="00735710"/>
    <w:rsid w:val="00736E9D"/>
    <w:rsid w:val="00743A0E"/>
    <w:rsid w:val="00743AED"/>
    <w:rsid w:val="0074465C"/>
    <w:rsid w:val="0074697C"/>
    <w:rsid w:val="007502D9"/>
    <w:rsid w:val="00754F2A"/>
    <w:rsid w:val="0076651F"/>
    <w:rsid w:val="0076719D"/>
    <w:rsid w:val="007703FB"/>
    <w:rsid w:val="00770CC2"/>
    <w:rsid w:val="0077102F"/>
    <w:rsid w:val="00771B71"/>
    <w:rsid w:val="00774961"/>
    <w:rsid w:val="00775244"/>
    <w:rsid w:val="00776E3D"/>
    <w:rsid w:val="00782C26"/>
    <w:rsid w:val="00784C24"/>
    <w:rsid w:val="00785376"/>
    <w:rsid w:val="00785BB2"/>
    <w:rsid w:val="00785F38"/>
    <w:rsid w:val="00791B37"/>
    <w:rsid w:val="00792771"/>
    <w:rsid w:val="00793CB1"/>
    <w:rsid w:val="00794544"/>
    <w:rsid w:val="007973AD"/>
    <w:rsid w:val="007A19AF"/>
    <w:rsid w:val="007A3B0C"/>
    <w:rsid w:val="007A4CC1"/>
    <w:rsid w:val="007B140A"/>
    <w:rsid w:val="007B2AE8"/>
    <w:rsid w:val="007B36CC"/>
    <w:rsid w:val="007B4125"/>
    <w:rsid w:val="007B5B56"/>
    <w:rsid w:val="007B62BF"/>
    <w:rsid w:val="007B7164"/>
    <w:rsid w:val="007B7EE7"/>
    <w:rsid w:val="007C057F"/>
    <w:rsid w:val="007D02C3"/>
    <w:rsid w:val="007D42F4"/>
    <w:rsid w:val="007D56DC"/>
    <w:rsid w:val="007D773B"/>
    <w:rsid w:val="007D787A"/>
    <w:rsid w:val="007E53D6"/>
    <w:rsid w:val="007E62DC"/>
    <w:rsid w:val="007F1829"/>
    <w:rsid w:val="007F20E9"/>
    <w:rsid w:val="007F3CE4"/>
    <w:rsid w:val="007F5500"/>
    <w:rsid w:val="007F558E"/>
    <w:rsid w:val="007F6F13"/>
    <w:rsid w:val="00802650"/>
    <w:rsid w:val="0080380F"/>
    <w:rsid w:val="008050B6"/>
    <w:rsid w:val="00806B70"/>
    <w:rsid w:val="008073A6"/>
    <w:rsid w:val="0081015B"/>
    <w:rsid w:val="00813C6A"/>
    <w:rsid w:val="008149FA"/>
    <w:rsid w:val="00820144"/>
    <w:rsid w:val="0082282D"/>
    <w:rsid w:val="00831BF3"/>
    <w:rsid w:val="00831DC2"/>
    <w:rsid w:val="00834DB0"/>
    <w:rsid w:val="008357B7"/>
    <w:rsid w:val="00837AC7"/>
    <w:rsid w:val="008404B2"/>
    <w:rsid w:val="00840BE4"/>
    <w:rsid w:val="00841797"/>
    <w:rsid w:val="00850E7F"/>
    <w:rsid w:val="00851C07"/>
    <w:rsid w:val="00852EBC"/>
    <w:rsid w:val="008544B5"/>
    <w:rsid w:val="008563C5"/>
    <w:rsid w:val="00856C83"/>
    <w:rsid w:val="008573CC"/>
    <w:rsid w:val="00860BA7"/>
    <w:rsid w:val="00864FDE"/>
    <w:rsid w:val="00865841"/>
    <w:rsid w:val="00865851"/>
    <w:rsid w:val="0086591C"/>
    <w:rsid w:val="00871DCD"/>
    <w:rsid w:val="0087215B"/>
    <w:rsid w:val="008722D9"/>
    <w:rsid w:val="008741C4"/>
    <w:rsid w:val="00874FEE"/>
    <w:rsid w:val="008755A4"/>
    <w:rsid w:val="0087596C"/>
    <w:rsid w:val="00877423"/>
    <w:rsid w:val="008775BE"/>
    <w:rsid w:val="00880E52"/>
    <w:rsid w:val="00881ADE"/>
    <w:rsid w:val="0088310F"/>
    <w:rsid w:val="00884737"/>
    <w:rsid w:val="00885EDB"/>
    <w:rsid w:val="00886453"/>
    <w:rsid w:val="008874BE"/>
    <w:rsid w:val="008900E8"/>
    <w:rsid w:val="00894807"/>
    <w:rsid w:val="008962B1"/>
    <w:rsid w:val="008A34E5"/>
    <w:rsid w:val="008A39BF"/>
    <w:rsid w:val="008A41F8"/>
    <w:rsid w:val="008A4E61"/>
    <w:rsid w:val="008A5D02"/>
    <w:rsid w:val="008A7E98"/>
    <w:rsid w:val="008B5AA0"/>
    <w:rsid w:val="008B7161"/>
    <w:rsid w:val="008C2741"/>
    <w:rsid w:val="008C3C2F"/>
    <w:rsid w:val="008C46EC"/>
    <w:rsid w:val="008C7F67"/>
    <w:rsid w:val="008D1FE2"/>
    <w:rsid w:val="008D2638"/>
    <w:rsid w:val="008D5834"/>
    <w:rsid w:val="008D5CF5"/>
    <w:rsid w:val="008D65C2"/>
    <w:rsid w:val="008D7DC0"/>
    <w:rsid w:val="008E1DC9"/>
    <w:rsid w:val="008E7221"/>
    <w:rsid w:val="008F3FF9"/>
    <w:rsid w:val="008F4E75"/>
    <w:rsid w:val="008F536A"/>
    <w:rsid w:val="008F6F23"/>
    <w:rsid w:val="00902A96"/>
    <w:rsid w:val="009048F2"/>
    <w:rsid w:val="00905F7F"/>
    <w:rsid w:val="00907C71"/>
    <w:rsid w:val="009112BA"/>
    <w:rsid w:val="00911CD1"/>
    <w:rsid w:val="00911FF2"/>
    <w:rsid w:val="0091790E"/>
    <w:rsid w:val="00920DC8"/>
    <w:rsid w:val="00922A08"/>
    <w:rsid w:val="00923A18"/>
    <w:rsid w:val="00926843"/>
    <w:rsid w:val="009344AF"/>
    <w:rsid w:val="00934AE0"/>
    <w:rsid w:val="00936215"/>
    <w:rsid w:val="00936FA3"/>
    <w:rsid w:val="00937A12"/>
    <w:rsid w:val="009423C5"/>
    <w:rsid w:val="00946B33"/>
    <w:rsid w:val="009519AF"/>
    <w:rsid w:val="00953104"/>
    <w:rsid w:val="00963857"/>
    <w:rsid w:val="00964330"/>
    <w:rsid w:val="00964DC7"/>
    <w:rsid w:val="00966B29"/>
    <w:rsid w:val="009670C7"/>
    <w:rsid w:val="00967ACE"/>
    <w:rsid w:val="00967B54"/>
    <w:rsid w:val="00970A32"/>
    <w:rsid w:val="009717C6"/>
    <w:rsid w:val="00971EEB"/>
    <w:rsid w:val="00971F18"/>
    <w:rsid w:val="00972806"/>
    <w:rsid w:val="00975CA6"/>
    <w:rsid w:val="009768DC"/>
    <w:rsid w:val="009773E5"/>
    <w:rsid w:val="009800CD"/>
    <w:rsid w:val="0098032F"/>
    <w:rsid w:val="00981DF5"/>
    <w:rsid w:val="00983C47"/>
    <w:rsid w:val="00990C0E"/>
    <w:rsid w:val="00992140"/>
    <w:rsid w:val="0099298F"/>
    <w:rsid w:val="00992E03"/>
    <w:rsid w:val="00993908"/>
    <w:rsid w:val="009A0949"/>
    <w:rsid w:val="009A38DB"/>
    <w:rsid w:val="009A3D21"/>
    <w:rsid w:val="009A46CA"/>
    <w:rsid w:val="009A4E6C"/>
    <w:rsid w:val="009A63E5"/>
    <w:rsid w:val="009A6A90"/>
    <w:rsid w:val="009A73A9"/>
    <w:rsid w:val="009A75D8"/>
    <w:rsid w:val="009B0381"/>
    <w:rsid w:val="009B0DA2"/>
    <w:rsid w:val="009B1FF5"/>
    <w:rsid w:val="009B25CD"/>
    <w:rsid w:val="009B4A48"/>
    <w:rsid w:val="009B4DCD"/>
    <w:rsid w:val="009B50E1"/>
    <w:rsid w:val="009B72DC"/>
    <w:rsid w:val="009B747F"/>
    <w:rsid w:val="009C021F"/>
    <w:rsid w:val="009C13EE"/>
    <w:rsid w:val="009D1FEF"/>
    <w:rsid w:val="009D3AB6"/>
    <w:rsid w:val="009D67E9"/>
    <w:rsid w:val="009E07DF"/>
    <w:rsid w:val="009E17B5"/>
    <w:rsid w:val="009E17FE"/>
    <w:rsid w:val="009E32E3"/>
    <w:rsid w:val="009E3B34"/>
    <w:rsid w:val="009E48A4"/>
    <w:rsid w:val="009E4C06"/>
    <w:rsid w:val="009E6B54"/>
    <w:rsid w:val="009E716A"/>
    <w:rsid w:val="009F0316"/>
    <w:rsid w:val="009F70F4"/>
    <w:rsid w:val="00A004A2"/>
    <w:rsid w:val="00A06546"/>
    <w:rsid w:val="00A06E3D"/>
    <w:rsid w:val="00A075D2"/>
    <w:rsid w:val="00A07946"/>
    <w:rsid w:val="00A101E1"/>
    <w:rsid w:val="00A1186A"/>
    <w:rsid w:val="00A11EA5"/>
    <w:rsid w:val="00A14818"/>
    <w:rsid w:val="00A17D99"/>
    <w:rsid w:val="00A20197"/>
    <w:rsid w:val="00A21F96"/>
    <w:rsid w:val="00A22055"/>
    <w:rsid w:val="00A23797"/>
    <w:rsid w:val="00A23CBA"/>
    <w:rsid w:val="00A23F75"/>
    <w:rsid w:val="00A24460"/>
    <w:rsid w:val="00A27163"/>
    <w:rsid w:val="00A30F32"/>
    <w:rsid w:val="00A327EE"/>
    <w:rsid w:val="00A365D7"/>
    <w:rsid w:val="00A41B7B"/>
    <w:rsid w:val="00A438C9"/>
    <w:rsid w:val="00A467F7"/>
    <w:rsid w:val="00A518F3"/>
    <w:rsid w:val="00A55362"/>
    <w:rsid w:val="00A553F6"/>
    <w:rsid w:val="00A554F2"/>
    <w:rsid w:val="00A674B9"/>
    <w:rsid w:val="00A72124"/>
    <w:rsid w:val="00A73712"/>
    <w:rsid w:val="00A74F6B"/>
    <w:rsid w:val="00A760C7"/>
    <w:rsid w:val="00A77FF2"/>
    <w:rsid w:val="00A811EF"/>
    <w:rsid w:val="00A82228"/>
    <w:rsid w:val="00A84578"/>
    <w:rsid w:val="00A87FA7"/>
    <w:rsid w:val="00A90846"/>
    <w:rsid w:val="00A90BD9"/>
    <w:rsid w:val="00A917EE"/>
    <w:rsid w:val="00A9330B"/>
    <w:rsid w:val="00A94AC8"/>
    <w:rsid w:val="00AA0E29"/>
    <w:rsid w:val="00AA1637"/>
    <w:rsid w:val="00AA3158"/>
    <w:rsid w:val="00AA32A6"/>
    <w:rsid w:val="00AA3437"/>
    <w:rsid w:val="00AA39DC"/>
    <w:rsid w:val="00AA4DCA"/>
    <w:rsid w:val="00AA7678"/>
    <w:rsid w:val="00AB12AF"/>
    <w:rsid w:val="00AB3113"/>
    <w:rsid w:val="00AB6268"/>
    <w:rsid w:val="00AB669D"/>
    <w:rsid w:val="00AC1391"/>
    <w:rsid w:val="00AC2BF1"/>
    <w:rsid w:val="00AC32E3"/>
    <w:rsid w:val="00AC56B6"/>
    <w:rsid w:val="00AC578E"/>
    <w:rsid w:val="00AC62B5"/>
    <w:rsid w:val="00AC76B9"/>
    <w:rsid w:val="00AC7F63"/>
    <w:rsid w:val="00AD056D"/>
    <w:rsid w:val="00AD2457"/>
    <w:rsid w:val="00AD2AE3"/>
    <w:rsid w:val="00AD2EBC"/>
    <w:rsid w:val="00AD419E"/>
    <w:rsid w:val="00AD4666"/>
    <w:rsid w:val="00AD4F80"/>
    <w:rsid w:val="00AD7D6B"/>
    <w:rsid w:val="00AE23B1"/>
    <w:rsid w:val="00AE3108"/>
    <w:rsid w:val="00AE4822"/>
    <w:rsid w:val="00AE65DE"/>
    <w:rsid w:val="00AF2448"/>
    <w:rsid w:val="00AF3393"/>
    <w:rsid w:val="00AF578E"/>
    <w:rsid w:val="00AF58BC"/>
    <w:rsid w:val="00AF5A76"/>
    <w:rsid w:val="00B0061B"/>
    <w:rsid w:val="00B0093C"/>
    <w:rsid w:val="00B00CB2"/>
    <w:rsid w:val="00B01DDC"/>
    <w:rsid w:val="00B026C5"/>
    <w:rsid w:val="00B029DE"/>
    <w:rsid w:val="00B0302E"/>
    <w:rsid w:val="00B0317A"/>
    <w:rsid w:val="00B0534A"/>
    <w:rsid w:val="00B10B27"/>
    <w:rsid w:val="00B11B51"/>
    <w:rsid w:val="00B12CDB"/>
    <w:rsid w:val="00B14B35"/>
    <w:rsid w:val="00B20160"/>
    <w:rsid w:val="00B223FE"/>
    <w:rsid w:val="00B2269B"/>
    <w:rsid w:val="00B23FA7"/>
    <w:rsid w:val="00B25A06"/>
    <w:rsid w:val="00B25DD4"/>
    <w:rsid w:val="00B27345"/>
    <w:rsid w:val="00B3397B"/>
    <w:rsid w:val="00B35F68"/>
    <w:rsid w:val="00B37DE5"/>
    <w:rsid w:val="00B415E4"/>
    <w:rsid w:val="00B431F4"/>
    <w:rsid w:val="00B4390D"/>
    <w:rsid w:val="00B43E40"/>
    <w:rsid w:val="00B44246"/>
    <w:rsid w:val="00B45E27"/>
    <w:rsid w:val="00B46EB6"/>
    <w:rsid w:val="00B60C0E"/>
    <w:rsid w:val="00B61A04"/>
    <w:rsid w:val="00B710E3"/>
    <w:rsid w:val="00B71AAB"/>
    <w:rsid w:val="00B759BE"/>
    <w:rsid w:val="00B774AD"/>
    <w:rsid w:val="00B834F6"/>
    <w:rsid w:val="00B8566B"/>
    <w:rsid w:val="00B90A04"/>
    <w:rsid w:val="00B9190F"/>
    <w:rsid w:val="00B9228B"/>
    <w:rsid w:val="00B93E34"/>
    <w:rsid w:val="00B96201"/>
    <w:rsid w:val="00B97D76"/>
    <w:rsid w:val="00BA1C50"/>
    <w:rsid w:val="00BA2B3C"/>
    <w:rsid w:val="00BA4C55"/>
    <w:rsid w:val="00BA532F"/>
    <w:rsid w:val="00BA7157"/>
    <w:rsid w:val="00BB38D2"/>
    <w:rsid w:val="00BB5250"/>
    <w:rsid w:val="00BB5EB9"/>
    <w:rsid w:val="00BB751E"/>
    <w:rsid w:val="00BC0CE8"/>
    <w:rsid w:val="00BC0E40"/>
    <w:rsid w:val="00BC1C7C"/>
    <w:rsid w:val="00BC1DEE"/>
    <w:rsid w:val="00BC2225"/>
    <w:rsid w:val="00BC5DF1"/>
    <w:rsid w:val="00BC5E67"/>
    <w:rsid w:val="00BC7B04"/>
    <w:rsid w:val="00BD0BE6"/>
    <w:rsid w:val="00BD44EA"/>
    <w:rsid w:val="00BD4BE0"/>
    <w:rsid w:val="00BE0B80"/>
    <w:rsid w:val="00BE28A9"/>
    <w:rsid w:val="00BE372D"/>
    <w:rsid w:val="00BE40D7"/>
    <w:rsid w:val="00BF06D0"/>
    <w:rsid w:val="00BF2167"/>
    <w:rsid w:val="00BF3697"/>
    <w:rsid w:val="00BF4538"/>
    <w:rsid w:val="00BF6518"/>
    <w:rsid w:val="00C017B1"/>
    <w:rsid w:val="00C01DA6"/>
    <w:rsid w:val="00C024DB"/>
    <w:rsid w:val="00C06B5B"/>
    <w:rsid w:val="00C11068"/>
    <w:rsid w:val="00C116CF"/>
    <w:rsid w:val="00C22C10"/>
    <w:rsid w:val="00C237D8"/>
    <w:rsid w:val="00C23E7B"/>
    <w:rsid w:val="00C24307"/>
    <w:rsid w:val="00C24997"/>
    <w:rsid w:val="00C249A3"/>
    <w:rsid w:val="00C31F1F"/>
    <w:rsid w:val="00C34447"/>
    <w:rsid w:val="00C3517D"/>
    <w:rsid w:val="00C35502"/>
    <w:rsid w:val="00C35CE0"/>
    <w:rsid w:val="00C36110"/>
    <w:rsid w:val="00C408C2"/>
    <w:rsid w:val="00C40C86"/>
    <w:rsid w:val="00C411E6"/>
    <w:rsid w:val="00C43372"/>
    <w:rsid w:val="00C4420C"/>
    <w:rsid w:val="00C44A69"/>
    <w:rsid w:val="00C4521A"/>
    <w:rsid w:val="00C47AF4"/>
    <w:rsid w:val="00C51547"/>
    <w:rsid w:val="00C51D4D"/>
    <w:rsid w:val="00C53750"/>
    <w:rsid w:val="00C53986"/>
    <w:rsid w:val="00C54B3E"/>
    <w:rsid w:val="00C54D1F"/>
    <w:rsid w:val="00C57ABE"/>
    <w:rsid w:val="00C60BFB"/>
    <w:rsid w:val="00C610CC"/>
    <w:rsid w:val="00C6157D"/>
    <w:rsid w:val="00C67043"/>
    <w:rsid w:val="00C67861"/>
    <w:rsid w:val="00C702AB"/>
    <w:rsid w:val="00C71A0F"/>
    <w:rsid w:val="00C758F3"/>
    <w:rsid w:val="00C75F80"/>
    <w:rsid w:val="00C76F50"/>
    <w:rsid w:val="00C77C7F"/>
    <w:rsid w:val="00C8039F"/>
    <w:rsid w:val="00C806DC"/>
    <w:rsid w:val="00C80BF4"/>
    <w:rsid w:val="00C80FBB"/>
    <w:rsid w:val="00C82E73"/>
    <w:rsid w:val="00C86AA2"/>
    <w:rsid w:val="00C872A5"/>
    <w:rsid w:val="00C875CD"/>
    <w:rsid w:val="00C9232C"/>
    <w:rsid w:val="00C9360E"/>
    <w:rsid w:val="00C94FEB"/>
    <w:rsid w:val="00C969A6"/>
    <w:rsid w:val="00C97E07"/>
    <w:rsid w:val="00CA28E9"/>
    <w:rsid w:val="00CA29F5"/>
    <w:rsid w:val="00CA36E3"/>
    <w:rsid w:val="00CA609E"/>
    <w:rsid w:val="00CA73DD"/>
    <w:rsid w:val="00CB0504"/>
    <w:rsid w:val="00CB0929"/>
    <w:rsid w:val="00CB2F40"/>
    <w:rsid w:val="00CB31BB"/>
    <w:rsid w:val="00CB3FF6"/>
    <w:rsid w:val="00CB45B8"/>
    <w:rsid w:val="00CB5F40"/>
    <w:rsid w:val="00CB6E0C"/>
    <w:rsid w:val="00CC350B"/>
    <w:rsid w:val="00CC4AB8"/>
    <w:rsid w:val="00CC580E"/>
    <w:rsid w:val="00CC605E"/>
    <w:rsid w:val="00CD121D"/>
    <w:rsid w:val="00CD40C4"/>
    <w:rsid w:val="00CD4497"/>
    <w:rsid w:val="00CD5354"/>
    <w:rsid w:val="00CD5C07"/>
    <w:rsid w:val="00CE441F"/>
    <w:rsid w:val="00CE5E0B"/>
    <w:rsid w:val="00CF0B61"/>
    <w:rsid w:val="00CF1C2E"/>
    <w:rsid w:val="00CF2710"/>
    <w:rsid w:val="00CF4D96"/>
    <w:rsid w:val="00CF7469"/>
    <w:rsid w:val="00D003EE"/>
    <w:rsid w:val="00D02085"/>
    <w:rsid w:val="00D04E23"/>
    <w:rsid w:val="00D070D0"/>
    <w:rsid w:val="00D07514"/>
    <w:rsid w:val="00D143AF"/>
    <w:rsid w:val="00D20BAF"/>
    <w:rsid w:val="00D24803"/>
    <w:rsid w:val="00D24E0B"/>
    <w:rsid w:val="00D277EA"/>
    <w:rsid w:val="00D3253B"/>
    <w:rsid w:val="00D326F3"/>
    <w:rsid w:val="00D32778"/>
    <w:rsid w:val="00D34644"/>
    <w:rsid w:val="00D36ACD"/>
    <w:rsid w:val="00D4024C"/>
    <w:rsid w:val="00D41F90"/>
    <w:rsid w:val="00D44C71"/>
    <w:rsid w:val="00D4722E"/>
    <w:rsid w:val="00D5066C"/>
    <w:rsid w:val="00D52FC1"/>
    <w:rsid w:val="00D56203"/>
    <w:rsid w:val="00D60029"/>
    <w:rsid w:val="00D62B69"/>
    <w:rsid w:val="00D657CA"/>
    <w:rsid w:val="00D70BFC"/>
    <w:rsid w:val="00D71097"/>
    <w:rsid w:val="00D722C8"/>
    <w:rsid w:val="00D727B1"/>
    <w:rsid w:val="00D817D8"/>
    <w:rsid w:val="00D8296E"/>
    <w:rsid w:val="00D82CE7"/>
    <w:rsid w:val="00D84351"/>
    <w:rsid w:val="00D85577"/>
    <w:rsid w:val="00D903CA"/>
    <w:rsid w:val="00D9298D"/>
    <w:rsid w:val="00D93A61"/>
    <w:rsid w:val="00D947B5"/>
    <w:rsid w:val="00D94FF1"/>
    <w:rsid w:val="00D96E5B"/>
    <w:rsid w:val="00D97215"/>
    <w:rsid w:val="00D973B5"/>
    <w:rsid w:val="00DA1317"/>
    <w:rsid w:val="00DA3B81"/>
    <w:rsid w:val="00DA5986"/>
    <w:rsid w:val="00DA59AB"/>
    <w:rsid w:val="00DA608D"/>
    <w:rsid w:val="00DB06EB"/>
    <w:rsid w:val="00DB1BBE"/>
    <w:rsid w:val="00DB401C"/>
    <w:rsid w:val="00DB58A2"/>
    <w:rsid w:val="00DB5DCB"/>
    <w:rsid w:val="00DC0590"/>
    <w:rsid w:val="00DC093D"/>
    <w:rsid w:val="00DC20B3"/>
    <w:rsid w:val="00DC48C0"/>
    <w:rsid w:val="00DC7810"/>
    <w:rsid w:val="00DC7E3E"/>
    <w:rsid w:val="00DD078C"/>
    <w:rsid w:val="00DD480D"/>
    <w:rsid w:val="00DD48EC"/>
    <w:rsid w:val="00DD4A36"/>
    <w:rsid w:val="00DD79B3"/>
    <w:rsid w:val="00DE3740"/>
    <w:rsid w:val="00DE4DF3"/>
    <w:rsid w:val="00DE520E"/>
    <w:rsid w:val="00DE555C"/>
    <w:rsid w:val="00DE7408"/>
    <w:rsid w:val="00DF2B59"/>
    <w:rsid w:val="00E0103E"/>
    <w:rsid w:val="00E019AC"/>
    <w:rsid w:val="00E03A09"/>
    <w:rsid w:val="00E04E28"/>
    <w:rsid w:val="00E05BE3"/>
    <w:rsid w:val="00E0655E"/>
    <w:rsid w:val="00E07CB0"/>
    <w:rsid w:val="00E115D7"/>
    <w:rsid w:val="00E11C8C"/>
    <w:rsid w:val="00E132C0"/>
    <w:rsid w:val="00E13926"/>
    <w:rsid w:val="00E141AE"/>
    <w:rsid w:val="00E15F30"/>
    <w:rsid w:val="00E16C03"/>
    <w:rsid w:val="00E226CF"/>
    <w:rsid w:val="00E23613"/>
    <w:rsid w:val="00E25A5D"/>
    <w:rsid w:val="00E265B1"/>
    <w:rsid w:val="00E27FBD"/>
    <w:rsid w:val="00E301DB"/>
    <w:rsid w:val="00E303ED"/>
    <w:rsid w:val="00E32B74"/>
    <w:rsid w:val="00E336AD"/>
    <w:rsid w:val="00E37DAD"/>
    <w:rsid w:val="00E417AD"/>
    <w:rsid w:val="00E41AFA"/>
    <w:rsid w:val="00E443EE"/>
    <w:rsid w:val="00E4615D"/>
    <w:rsid w:val="00E474C3"/>
    <w:rsid w:val="00E50102"/>
    <w:rsid w:val="00E50C8A"/>
    <w:rsid w:val="00E522A2"/>
    <w:rsid w:val="00E52C3B"/>
    <w:rsid w:val="00E5582C"/>
    <w:rsid w:val="00E57B6F"/>
    <w:rsid w:val="00E57F3F"/>
    <w:rsid w:val="00E63C10"/>
    <w:rsid w:val="00E6532A"/>
    <w:rsid w:val="00E65E58"/>
    <w:rsid w:val="00E77183"/>
    <w:rsid w:val="00E82A9D"/>
    <w:rsid w:val="00E82DC0"/>
    <w:rsid w:val="00E85B3C"/>
    <w:rsid w:val="00E8661B"/>
    <w:rsid w:val="00E86BAB"/>
    <w:rsid w:val="00E9139C"/>
    <w:rsid w:val="00E91D74"/>
    <w:rsid w:val="00E93DBB"/>
    <w:rsid w:val="00E94F66"/>
    <w:rsid w:val="00E9580A"/>
    <w:rsid w:val="00E95A40"/>
    <w:rsid w:val="00E97A19"/>
    <w:rsid w:val="00EA0711"/>
    <w:rsid w:val="00EA126D"/>
    <w:rsid w:val="00EA49BC"/>
    <w:rsid w:val="00EA57F1"/>
    <w:rsid w:val="00EA5F3D"/>
    <w:rsid w:val="00EA6F6D"/>
    <w:rsid w:val="00EA77F4"/>
    <w:rsid w:val="00EA794C"/>
    <w:rsid w:val="00EB004D"/>
    <w:rsid w:val="00EB08C9"/>
    <w:rsid w:val="00EB0C6C"/>
    <w:rsid w:val="00EB3B5E"/>
    <w:rsid w:val="00EB3C72"/>
    <w:rsid w:val="00EB4052"/>
    <w:rsid w:val="00EB6379"/>
    <w:rsid w:val="00EB640F"/>
    <w:rsid w:val="00EB71BA"/>
    <w:rsid w:val="00EC02BC"/>
    <w:rsid w:val="00EC0474"/>
    <w:rsid w:val="00EC795A"/>
    <w:rsid w:val="00ED0CA0"/>
    <w:rsid w:val="00ED123E"/>
    <w:rsid w:val="00ED1792"/>
    <w:rsid w:val="00ED1797"/>
    <w:rsid w:val="00ED5626"/>
    <w:rsid w:val="00ED6A73"/>
    <w:rsid w:val="00ED7024"/>
    <w:rsid w:val="00ED7F87"/>
    <w:rsid w:val="00EE13A2"/>
    <w:rsid w:val="00EE1FAA"/>
    <w:rsid w:val="00EE382E"/>
    <w:rsid w:val="00EE5ADB"/>
    <w:rsid w:val="00EF0880"/>
    <w:rsid w:val="00EF0C0D"/>
    <w:rsid w:val="00EF222C"/>
    <w:rsid w:val="00EF32DB"/>
    <w:rsid w:val="00EF6756"/>
    <w:rsid w:val="00EF7784"/>
    <w:rsid w:val="00F0097E"/>
    <w:rsid w:val="00F012B2"/>
    <w:rsid w:val="00F018FE"/>
    <w:rsid w:val="00F02E0D"/>
    <w:rsid w:val="00F0554C"/>
    <w:rsid w:val="00F10934"/>
    <w:rsid w:val="00F1198E"/>
    <w:rsid w:val="00F12FEF"/>
    <w:rsid w:val="00F1359E"/>
    <w:rsid w:val="00F154C7"/>
    <w:rsid w:val="00F15EEE"/>
    <w:rsid w:val="00F166CF"/>
    <w:rsid w:val="00F221F7"/>
    <w:rsid w:val="00F23F3E"/>
    <w:rsid w:val="00F40A36"/>
    <w:rsid w:val="00F40C07"/>
    <w:rsid w:val="00F500D6"/>
    <w:rsid w:val="00F50F71"/>
    <w:rsid w:val="00F51486"/>
    <w:rsid w:val="00F52BC7"/>
    <w:rsid w:val="00F53F1E"/>
    <w:rsid w:val="00F56D5A"/>
    <w:rsid w:val="00F57FAF"/>
    <w:rsid w:val="00F61581"/>
    <w:rsid w:val="00F62089"/>
    <w:rsid w:val="00F6458F"/>
    <w:rsid w:val="00F65832"/>
    <w:rsid w:val="00F744AD"/>
    <w:rsid w:val="00F755A0"/>
    <w:rsid w:val="00F77C4D"/>
    <w:rsid w:val="00F77EAB"/>
    <w:rsid w:val="00F84A4A"/>
    <w:rsid w:val="00F85F38"/>
    <w:rsid w:val="00F93312"/>
    <w:rsid w:val="00F95107"/>
    <w:rsid w:val="00F9574C"/>
    <w:rsid w:val="00F96932"/>
    <w:rsid w:val="00FA24A1"/>
    <w:rsid w:val="00FA2D7C"/>
    <w:rsid w:val="00FA36E1"/>
    <w:rsid w:val="00FA4DE3"/>
    <w:rsid w:val="00FA513E"/>
    <w:rsid w:val="00FB0919"/>
    <w:rsid w:val="00FB1C25"/>
    <w:rsid w:val="00FB450A"/>
    <w:rsid w:val="00FB45B1"/>
    <w:rsid w:val="00FB4965"/>
    <w:rsid w:val="00FC076C"/>
    <w:rsid w:val="00FC0E87"/>
    <w:rsid w:val="00FC14B5"/>
    <w:rsid w:val="00FC1E46"/>
    <w:rsid w:val="00FC3705"/>
    <w:rsid w:val="00FC6FBE"/>
    <w:rsid w:val="00FD1BBB"/>
    <w:rsid w:val="00FD3DE3"/>
    <w:rsid w:val="00FD5BE3"/>
    <w:rsid w:val="00FD7011"/>
    <w:rsid w:val="00FE0E13"/>
    <w:rsid w:val="00FE50C8"/>
    <w:rsid w:val="00FE7BE3"/>
    <w:rsid w:val="00FF0FD2"/>
    <w:rsid w:val="00FF1621"/>
    <w:rsid w:val="00FF1846"/>
    <w:rsid w:val="00FF642F"/>
    <w:rsid w:val="00FF7B47"/>
  </w:rsids>
  <m:mathPr>
    <m:mathFont m:val="Cambria Math"/>
    <m:brkBin m:val="before"/>
    <m:brkBinSub m:val="--"/>
    <m:smallFrac m:val="0"/>
    <m:dispDef/>
    <m:lMargin m:val="0"/>
    <m:rMargin m:val="0"/>
    <m:defJc m:val="left"/>
    <m:wrapIndent m:val="1440"/>
    <m:intLim m:val="undOvr"/>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hesistextChar">
    <w:name w:val="Thesis_text Char"/>
    <w:link w:val="Thesistext"/>
    <w:locked/>
    <w:rsid w:val="00486DF5"/>
    <w:rPr>
      <w:rFonts w:ascii="Times New Roman" w:eastAsia="Times New Roman" w:hAnsi="Times New Roman" w:cs="Times New Roman"/>
    </w:rPr>
  </w:style>
  <w:style w:type="paragraph" w:customStyle="1" w:styleId="Thesistext">
    <w:name w:val="Thesis_text"/>
    <w:link w:val="ThesistextChar"/>
    <w:qFormat/>
    <w:rsid w:val="00486DF5"/>
    <w:pPr>
      <w:spacing w:after="200" w:line="480" w:lineRule="auto"/>
      <w:ind w:firstLine="720"/>
    </w:pPr>
    <w:rPr>
      <w:rFonts w:ascii="Times New Roman" w:eastAsia="Times New Roman" w:hAnsi="Times New Roman"/>
      <w:sz w:val="24"/>
      <w:szCs w:val="22"/>
    </w:rPr>
  </w:style>
  <w:style w:type="paragraph" w:customStyle="1" w:styleId="ThesisH1">
    <w:name w:val="Thesis_H1"/>
    <w:next w:val="Thesistext"/>
    <w:qFormat/>
    <w:rsid w:val="00486DF5"/>
    <w:pPr>
      <w:keepNext/>
      <w:spacing w:after="240" w:line="360" w:lineRule="auto"/>
      <w:outlineLvl w:val="0"/>
    </w:pPr>
    <w:rPr>
      <w:rFonts w:eastAsia="Times New Roman"/>
      <w:b/>
      <w:sz w:val="24"/>
      <w:szCs w:val="24"/>
    </w:rPr>
  </w:style>
  <w:style w:type="paragraph" w:customStyle="1" w:styleId="Thesispretxtcentered">
    <w:name w:val="Thesis_pretxt_centered"/>
    <w:basedOn w:val="Normal"/>
    <w:rsid w:val="00486DF5"/>
    <w:pPr>
      <w:spacing w:after="200" w:line="276" w:lineRule="auto"/>
      <w:jc w:val="center"/>
    </w:pPr>
    <w:rPr>
      <w:rFonts w:eastAsia="Times New Roman"/>
      <w:szCs w:val="24"/>
    </w:rPr>
  </w:style>
  <w:style w:type="character" w:styleId="CommentReference">
    <w:name w:val="annotation reference"/>
    <w:uiPriority w:val="99"/>
    <w:semiHidden/>
    <w:unhideWhenUsed/>
    <w:rsid w:val="00486DF5"/>
    <w:rPr>
      <w:sz w:val="16"/>
      <w:szCs w:val="16"/>
    </w:rPr>
  </w:style>
  <w:style w:type="paragraph" w:styleId="BalloonText">
    <w:name w:val="Balloon Text"/>
    <w:basedOn w:val="Normal"/>
    <w:link w:val="BalloonTextChar"/>
    <w:uiPriority w:val="99"/>
    <w:semiHidden/>
    <w:unhideWhenUsed/>
    <w:rsid w:val="00486DF5"/>
    <w:rPr>
      <w:rFonts w:ascii="Tahoma" w:hAnsi="Tahoma" w:cs="Tahoma"/>
      <w:sz w:val="16"/>
      <w:szCs w:val="16"/>
    </w:rPr>
  </w:style>
  <w:style w:type="character" w:customStyle="1" w:styleId="BalloonTextChar">
    <w:name w:val="Balloon Text Char"/>
    <w:link w:val="BalloonText"/>
    <w:uiPriority w:val="99"/>
    <w:semiHidden/>
    <w:rsid w:val="00486DF5"/>
    <w:rPr>
      <w:rFonts w:ascii="Tahoma" w:hAnsi="Tahoma" w:cs="Tahoma"/>
      <w:sz w:val="16"/>
      <w:szCs w:val="16"/>
    </w:rPr>
  </w:style>
  <w:style w:type="paragraph" w:styleId="Header">
    <w:name w:val="header"/>
    <w:basedOn w:val="Normal"/>
    <w:link w:val="HeaderChar"/>
    <w:uiPriority w:val="99"/>
    <w:unhideWhenUsed/>
    <w:rsid w:val="00486DF5"/>
    <w:pPr>
      <w:tabs>
        <w:tab w:val="center" w:pos="4680"/>
        <w:tab w:val="right" w:pos="9360"/>
      </w:tabs>
    </w:pPr>
  </w:style>
  <w:style w:type="character" w:customStyle="1" w:styleId="HeaderChar">
    <w:name w:val="Header Char"/>
    <w:basedOn w:val="DefaultParagraphFont"/>
    <w:link w:val="Header"/>
    <w:uiPriority w:val="99"/>
    <w:rsid w:val="00486DF5"/>
  </w:style>
  <w:style w:type="paragraph" w:styleId="Footer">
    <w:name w:val="footer"/>
    <w:basedOn w:val="Normal"/>
    <w:link w:val="FooterChar"/>
    <w:uiPriority w:val="99"/>
    <w:unhideWhenUsed/>
    <w:rsid w:val="00486DF5"/>
    <w:pPr>
      <w:tabs>
        <w:tab w:val="center" w:pos="4680"/>
        <w:tab w:val="right" w:pos="9360"/>
      </w:tabs>
    </w:pPr>
  </w:style>
  <w:style w:type="character" w:customStyle="1" w:styleId="FooterChar">
    <w:name w:val="Footer Char"/>
    <w:basedOn w:val="DefaultParagraphFont"/>
    <w:link w:val="Footer"/>
    <w:uiPriority w:val="99"/>
    <w:rsid w:val="00486DF5"/>
  </w:style>
  <w:style w:type="paragraph" w:customStyle="1" w:styleId="ThesisReferences">
    <w:name w:val="Thesis_References"/>
    <w:qFormat/>
    <w:rsid w:val="00837AC7"/>
    <w:pPr>
      <w:spacing w:after="200"/>
    </w:pPr>
    <w:rPr>
      <w:rFonts w:eastAsia="Times New Roman"/>
      <w:sz w:val="24"/>
      <w:szCs w:val="24"/>
    </w:rPr>
  </w:style>
  <w:style w:type="character" w:customStyle="1" w:styleId="nlmyear">
    <w:name w:val="nlm_year"/>
    <w:basedOn w:val="DefaultParagraphFont"/>
    <w:rsid w:val="00837AC7"/>
  </w:style>
  <w:style w:type="character" w:styleId="PlaceholderText">
    <w:name w:val="Placeholder Text"/>
    <w:uiPriority w:val="99"/>
    <w:semiHidden/>
    <w:rsid w:val="000E0C80"/>
    <w:rPr>
      <w:color w:val="808080"/>
    </w:rPr>
  </w:style>
  <w:style w:type="paragraph" w:customStyle="1" w:styleId="ThesisH2">
    <w:name w:val="Thesis_H2"/>
    <w:next w:val="Thesistext"/>
    <w:rsid w:val="001066B7"/>
    <w:pPr>
      <w:keepNext/>
      <w:spacing w:after="240" w:line="276" w:lineRule="auto"/>
      <w:outlineLvl w:val="1"/>
    </w:pPr>
    <w:rPr>
      <w:rFonts w:eastAsia="Times New Roman"/>
      <w:i/>
      <w:sz w:val="24"/>
      <w:szCs w:val="24"/>
    </w:rPr>
  </w:style>
  <w:style w:type="paragraph" w:customStyle="1" w:styleId="Thesisfigure">
    <w:name w:val="Thesis_figure"/>
    <w:next w:val="Thesistext"/>
    <w:rsid w:val="001066B7"/>
    <w:pPr>
      <w:keepNext/>
      <w:spacing w:after="240" w:line="276" w:lineRule="auto"/>
      <w:jc w:val="center"/>
    </w:pPr>
    <w:rPr>
      <w:rFonts w:eastAsia="Times New Roman"/>
      <w:sz w:val="24"/>
      <w:szCs w:val="24"/>
    </w:rPr>
  </w:style>
  <w:style w:type="paragraph" w:customStyle="1" w:styleId="Thesistable">
    <w:name w:val="Thesis_table"/>
    <w:next w:val="Thesistext"/>
    <w:rsid w:val="001066B7"/>
    <w:pPr>
      <w:keepNext/>
      <w:spacing w:after="240" w:line="276" w:lineRule="auto"/>
      <w:jc w:val="center"/>
    </w:pPr>
    <w:rPr>
      <w:rFonts w:eastAsia="Times New Roman"/>
      <w:sz w:val="24"/>
      <w:szCs w:val="24"/>
    </w:rPr>
  </w:style>
  <w:style w:type="paragraph" w:customStyle="1" w:styleId="ThesisCaption">
    <w:name w:val="Thesis Caption"/>
    <w:next w:val="Thesistext"/>
    <w:qFormat/>
    <w:rsid w:val="001066B7"/>
    <w:pPr>
      <w:spacing w:before="80" w:after="200"/>
    </w:pPr>
    <w:rPr>
      <w:rFonts w:eastAsia="Times New Roman"/>
      <w:b/>
      <w:bCs/>
      <w:sz w:val="18"/>
      <w:szCs w:val="18"/>
    </w:rPr>
  </w:style>
  <w:style w:type="paragraph" w:customStyle="1" w:styleId="Thesisequations">
    <w:name w:val="Thesis_equations"/>
    <w:next w:val="Thesistext"/>
    <w:qFormat/>
    <w:rsid w:val="001066B7"/>
    <w:pPr>
      <w:spacing w:after="200" w:line="480" w:lineRule="auto"/>
    </w:pPr>
    <w:rPr>
      <w:rFonts w:ascii="Cambria Math" w:hAnsi="Cambria Math" w:cs="Calibri"/>
      <w:i/>
      <w:sz w:val="24"/>
      <w:szCs w:val="24"/>
    </w:rPr>
  </w:style>
  <w:style w:type="paragraph" w:customStyle="1" w:styleId="ThesisEquationTitle">
    <w:name w:val="Thesis_Equation_Title"/>
    <w:next w:val="Thesisequations"/>
    <w:qFormat/>
    <w:rsid w:val="001066B7"/>
    <w:pPr>
      <w:keepNext/>
      <w:spacing w:after="200" w:line="276" w:lineRule="auto"/>
    </w:pPr>
    <w:rPr>
      <w:rFonts w:ascii="Cambria" w:hAnsi="Cambria" w:cs="Calibri"/>
      <w:b/>
      <w:szCs w:val="24"/>
    </w:rPr>
  </w:style>
  <w:style w:type="table" w:styleId="TableGrid">
    <w:name w:val="Table Grid"/>
    <w:basedOn w:val="TableNormal"/>
    <w:uiPriority w:val="59"/>
    <w:rsid w:val="00AB66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7A4CC1"/>
    <w:rPr>
      <w:sz w:val="20"/>
      <w:szCs w:val="20"/>
    </w:rPr>
  </w:style>
  <w:style w:type="character" w:customStyle="1" w:styleId="EndnoteTextChar">
    <w:name w:val="Endnote Text Char"/>
    <w:link w:val="EndnoteText"/>
    <w:uiPriority w:val="99"/>
    <w:semiHidden/>
    <w:rsid w:val="007A4CC1"/>
    <w:rPr>
      <w:sz w:val="20"/>
      <w:szCs w:val="20"/>
    </w:rPr>
  </w:style>
  <w:style w:type="character" w:styleId="EndnoteReference">
    <w:name w:val="endnote reference"/>
    <w:uiPriority w:val="99"/>
    <w:semiHidden/>
    <w:unhideWhenUsed/>
    <w:rsid w:val="007A4CC1"/>
    <w:rPr>
      <w:vertAlign w:val="superscript"/>
    </w:rPr>
  </w:style>
  <w:style w:type="character" w:styleId="Hyperlink">
    <w:name w:val="Hyperlink"/>
    <w:uiPriority w:val="99"/>
    <w:unhideWhenUsed/>
    <w:rsid w:val="0088310F"/>
    <w:rPr>
      <w:color w:val="0000FF"/>
      <w:u w:val="single"/>
    </w:rPr>
  </w:style>
  <w:style w:type="paragraph" w:styleId="NormalWeb">
    <w:name w:val="Normal (Web)"/>
    <w:basedOn w:val="Normal"/>
    <w:uiPriority w:val="99"/>
    <w:semiHidden/>
    <w:unhideWhenUsed/>
    <w:rsid w:val="005E5155"/>
    <w:pPr>
      <w:spacing w:before="100" w:beforeAutospacing="1" w:after="100" w:afterAutospacing="1"/>
    </w:pPr>
    <w:rPr>
      <w:rFonts w:ascii="Times New Roman" w:eastAsia="Times New Roman" w:hAnsi="Times New Roman"/>
      <w:szCs w:val="24"/>
    </w:rPr>
  </w:style>
  <w:style w:type="paragraph" w:customStyle="1" w:styleId="Thesispretxt">
    <w:name w:val="Thesis_pretxt"/>
    <w:link w:val="ThesispretxtCharChar"/>
    <w:rsid w:val="007B2AE8"/>
    <w:pPr>
      <w:spacing w:after="200" w:line="276" w:lineRule="auto"/>
    </w:pPr>
    <w:rPr>
      <w:rFonts w:eastAsia="Times New Roman"/>
      <w:sz w:val="24"/>
      <w:szCs w:val="24"/>
    </w:rPr>
  </w:style>
  <w:style w:type="character" w:customStyle="1" w:styleId="ThesispretxtCharChar">
    <w:name w:val="Thesis_pretxt Char Char"/>
    <w:link w:val="Thesispretxt"/>
    <w:rsid w:val="007B2AE8"/>
    <w:rPr>
      <w:rFonts w:ascii="Calibri" w:eastAsia="Times New Roman" w:hAnsi="Calibri"/>
      <w:szCs w:val="24"/>
    </w:rPr>
  </w:style>
  <w:style w:type="paragraph" w:styleId="CommentText">
    <w:name w:val="annotation text"/>
    <w:basedOn w:val="Normal"/>
    <w:link w:val="CommentTextChar"/>
    <w:uiPriority w:val="99"/>
    <w:semiHidden/>
    <w:unhideWhenUsed/>
    <w:rsid w:val="00894807"/>
    <w:rPr>
      <w:sz w:val="20"/>
      <w:szCs w:val="20"/>
    </w:rPr>
  </w:style>
  <w:style w:type="character" w:customStyle="1" w:styleId="CommentTextChar">
    <w:name w:val="Comment Text Char"/>
    <w:link w:val="CommentText"/>
    <w:uiPriority w:val="99"/>
    <w:semiHidden/>
    <w:rsid w:val="00894807"/>
    <w:rPr>
      <w:sz w:val="20"/>
      <w:szCs w:val="20"/>
    </w:rPr>
  </w:style>
  <w:style w:type="paragraph" w:styleId="CommentSubject">
    <w:name w:val="annotation subject"/>
    <w:basedOn w:val="CommentText"/>
    <w:next w:val="CommentText"/>
    <w:link w:val="CommentSubjectChar"/>
    <w:uiPriority w:val="99"/>
    <w:semiHidden/>
    <w:unhideWhenUsed/>
    <w:rsid w:val="00894807"/>
    <w:rPr>
      <w:b/>
      <w:bCs/>
    </w:rPr>
  </w:style>
  <w:style w:type="character" w:customStyle="1" w:styleId="CommentSubjectChar">
    <w:name w:val="Comment Subject Char"/>
    <w:link w:val="CommentSubject"/>
    <w:uiPriority w:val="99"/>
    <w:semiHidden/>
    <w:rsid w:val="00894807"/>
    <w:rPr>
      <w:b/>
      <w:bCs/>
      <w:sz w:val="20"/>
      <w:szCs w:val="20"/>
    </w:rPr>
  </w:style>
  <w:style w:type="character" w:customStyle="1" w:styleId="referencetext">
    <w:name w:val="referencetext"/>
    <w:basedOn w:val="DefaultParagraphFont"/>
    <w:rsid w:val="008900E8"/>
  </w:style>
  <w:style w:type="paragraph" w:styleId="Revision">
    <w:name w:val="Revision"/>
    <w:hidden/>
    <w:uiPriority w:val="99"/>
    <w:semiHidden/>
    <w:rsid w:val="00002CA9"/>
    <w:rPr>
      <w:sz w:val="24"/>
      <w:szCs w:val="22"/>
    </w:rPr>
  </w:style>
  <w:style w:type="character" w:styleId="LineNumber">
    <w:name w:val="line number"/>
    <w:basedOn w:val="DefaultParagraphFont"/>
    <w:uiPriority w:val="99"/>
    <w:semiHidden/>
    <w:unhideWhenUsed/>
    <w:rsid w:val="006B2E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hesistextChar">
    <w:name w:val="Thesis_text Char"/>
    <w:link w:val="Thesistext"/>
    <w:locked/>
    <w:rsid w:val="00486DF5"/>
    <w:rPr>
      <w:rFonts w:ascii="Times New Roman" w:eastAsia="Times New Roman" w:hAnsi="Times New Roman" w:cs="Times New Roman"/>
    </w:rPr>
  </w:style>
  <w:style w:type="paragraph" w:customStyle="1" w:styleId="Thesistext">
    <w:name w:val="Thesis_text"/>
    <w:link w:val="ThesistextChar"/>
    <w:qFormat/>
    <w:rsid w:val="00486DF5"/>
    <w:pPr>
      <w:spacing w:after="200" w:line="480" w:lineRule="auto"/>
      <w:ind w:firstLine="720"/>
    </w:pPr>
    <w:rPr>
      <w:rFonts w:ascii="Times New Roman" w:eastAsia="Times New Roman" w:hAnsi="Times New Roman"/>
      <w:sz w:val="24"/>
      <w:szCs w:val="22"/>
    </w:rPr>
  </w:style>
  <w:style w:type="paragraph" w:customStyle="1" w:styleId="ThesisH1">
    <w:name w:val="Thesis_H1"/>
    <w:next w:val="Thesistext"/>
    <w:qFormat/>
    <w:rsid w:val="00486DF5"/>
    <w:pPr>
      <w:keepNext/>
      <w:spacing w:after="240" w:line="360" w:lineRule="auto"/>
      <w:outlineLvl w:val="0"/>
    </w:pPr>
    <w:rPr>
      <w:rFonts w:eastAsia="Times New Roman"/>
      <w:b/>
      <w:sz w:val="24"/>
      <w:szCs w:val="24"/>
    </w:rPr>
  </w:style>
  <w:style w:type="paragraph" w:customStyle="1" w:styleId="Thesispretxtcentered">
    <w:name w:val="Thesis_pretxt_centered"/>
    <w:basedOn w:val="Normal"/>
    <w:rsid w:val="00486DF5"/>
    <w:pPr>
      <w:spacing w:after="200" w:line="276" w:lineRule="auto"/>
      <w:jc w:val="center"/>
    </w:pPr>
    <w:rPr>
      <w:rFonts w:eastAsia="Times New Roman"/>
      <w:szCs w:val="24"/>
    </w:rPr>
  </w:style>
  <w:style w:type="character" w:styleId="CommentReference">
    <w:name w:val="annotation reference"/>
    <w:uiPriority w:val="99"/>
    <w:semiHidden/>
    <w:unhideWhenUsed/>
    <w:rsid w:val="00486DF5"/>
    <w:rPr>
      <w:sz w:val="16"/>
      <w:szCs w:val="16"/>
    </w:rPr>
  </w:style>
  <w:style w:type="paragraph" w:styleId="BalloonText">
    <w:name w:val="Balloon Text"/>
    <w:basedOn w:val="Normal"/>
    <w:link w:val="BalloonTextChar"/>
    <w:uiPriority w:val="99"/>
    <w:semiHidden/>
    <w:unhideWhenUsed/>
    <w:rsid w:val="00486DF5"/>
    <w:rPr>
      <w:rFonts w:ascii="Tahoma" w:hAnsi="Tahoma" w:cs="Tahoma"/>
      <w:sz w:val="16"/>
      <w:szCs w:val="16"/>
    </w:rPr>
  </w:style>
  <w:style w:type="character" w:customStyle="1" w:styleId="BalloonTextChar">
    <w:name w:val="Balloon Text Char"/>
    <w:link w:val="BalloonText"/>
    <w:uiPriority w:val="99"/>
    <w:semiHidden/>
    <w:rsid w:val="00486DF5"/>
    <w:rPr>
      <w:rFonts w:ascii="Tahoma" w:hAnsi="Tahoma" w:cs="Tahoma"/>
      <w:sz w:val="16"/>
      <w:szCs w:val="16"/>
    </w:rPr>
  </w:style>
  <w:style w:type="paragraph" w:styleId="Header">
    <w:name w:val="header"/>
    <w:basedOn w:val="Normal"/>
    <w:link w:val="HeaderChar"/>
    <w:uiPriority w:val="99"/>
    <w:unhideWhenUsed/>
    <w:rsid w:val="00486DF5"/>
    <w:pPr>
      <w:tabs>
        <w:tab w:val="center" w:pos="4680"/>
        <w:tab w:val="right" w:pos="9360"/>
      </w:tabs>
    </w:pPr>
  </w:style>
  <w:style w:type="character" w:customStyle="1" w:styleId="HeaderChar">
    <w:name w:val="Header Char"/>
    <w:basedOn w:val="DefaultParagraphFont"/>
    <w:link w:val="Header"/>
    <w:uiPriority w:val="99"/>
    <w:rsid w:val="00486DF5"/>
  </w:style>
  <w:style w:type="paragraph" w:styleId="Footer">
    <w:name w:val="footer"/>
    <w:basedOn w:val="Normal"/>
    <w:link w:val="FooterChar"/>
    <w:uiPriority w:val="99"/>
    <w:unhideWhenUsed/>
    <w:rsid w:val="00486DF5"/>
    <w:pPr>
      <w:tabs>
        <w:tab w:val="center" w:pos="4680"/>
        <w:tab w:val="right" w:pos="9360"/>
      </w:tabs>
    </w:pPr>
  </w:style>
  <w:style w:type="character" w:customStyle="1" w:styleId="FooterChar">
    <w:name w:val="Footer Char"/>
    <w:basedOn w:val="DefaultParagraphFont"/>
    <w:link w:val="Footer"/>
    <w:uiPriority w:val="99"/>
    <w:rsid w:val="00486DF5"/>
  </w:style>
  <w:style w:type="paragraph" w:customStyle="1" w:styleId="ThesisReferences">
    <w:name w:val="Thesis_References"/>
    <w:qFormat/>
    <w:rsid w:val="00837AC7"/>
    <w:pPr>
      <w:spacing w:after="200"/>
    </w:pPr>
    <w:rPr>
      <w:rFonts w:eastAsia="Times New Roman"/>
      <w:sz w:val="24"/>
      <w:szCs w:val="24"/>
    </w:rPr>
  </w:style>
  <w:style w:type="character" w:customStyle="1" w:styleId="nlmyear">
    <w:name w:val="nlm_year"/>
    <w:basedOn w:val="DefaultParagraphFont"/>
    <w:rsid w:val="00837AC7"/>
  </w:style>
  <w:style w:type="character" w:styleId="PlaceholderText">
    <w:name w:val="Placeholder Text"/>
    <w:uiPriority w:val="99"/>
    <w:semiHidden/>
    <w:rsid w:val="000E0C80"/>
    <w:rPr>
      <w:color w:val="808080"/>
    </w:rPr>
  </w:style>
  <w:style w:type="paragraph" w:customStyle="1" w:styleId="ThesisH2">
    <w:name w:val="Thesis_H2"/>
    <w:next w:val="Thesistext"/>
    <w:rsid w:val="001066B7"/>
    <w:pPr>
      <w:keepNext/>
      <w:spacing w:after="240" w:line="276" w:lineRule="auto"/>
      <w:outlineLvl w:val="1"/>
    </w:pPr>
    <w:rPr>
      <w:rFonts w:eastAsia="Times New Roman"/>
      <w:i/>
      <w:sz w:val="24"/>
      <w:szCs w:val="24"/>
    </w:rPr>
  </w:style>
  <w:style w:type="paragraph" w:customStyle="1" w:styleId="Thesisfigure">
    <w:name w:val="Thesis_figure"/>
    <w:next w:val="Thesistext"/>
    <w:rsid w:val="001066B7"/>
    <w:pPr>
      <w:keepNext/>
      <w:spacing w:after="240" w:line="276" w:lineRule="auto"/>
      <w:jc w:val="center"/>
    </w:pPr>
    <w:rPr>
      <w:rFonts w:eastAsia="Times New Roman"/>
      <w:sz w:val="24"/>
      <w:szCs w:val="24"/>
    </w:rPr>
  </w:style>
  <w:style w:type="paragraph" w:customStyle="1" w:styleId="Thesistable">
    <w:name w:val="Thesis_table"/>
    <w:next w:val="Thesistext"/>
    <w:rsid w:val="001066B7"/>
    <w:pPr>
      <w:keepNext/>
      <w:spacing w:after="240" w:line="276" w:lineRule="auto"/>
      <w:jc w:val="center"/>
    </w:pPr>
    <w:rPr>
      <w:rFonts w:eastAsia="Times New Roman"/>
      <w:sz w:val="24"/>
      <w:szCs w:val="24"/>
    </w:rPr>
  </w:style>
  <w:style w:type="paragraph" w:customStyle="1" w:styleId="ThesisCaption">
    <w:name w:val="Thesis Caption"/>
    <w:next w:val="Thesistext"/>
    <w:qFormat/>
    <w:rsid w:val="001066B7"/>
    <w:pPr>
      <w:spacing w:before="80" w:after="200"/>
    </w:pPr>
    <w:rPr>
      <w:rFonts w:eastAsia="Times New Roman"/>
      <w:b/>
      <w:bCs/>
      <w:sz w:val="18"/>
      <w:szCs w:val="18"/>
    </w:rPr>
  </w:style>
  <w:style w:type="paragraph" w:customStyle="1" w:styleId="Thesisequations">
    <w:name w:val="Thesis_equations"/>
    <w:next w:val="Thesistext"/>
    <w:qFormat/>
    <w:rsid w:val="001066B7"/>
    <w:pPr>
      <w:spacing w:after="200" w:line="480" w:lineRule="auto"/>
    </w:pPr>
    <w:rPr>
      <w:rFonts w:ascii="Cambria Math" w:hAnsi="Cambria Math" w:cs="Calibri"/>
      <w:i/>
      <w:sz w:val="24"/>
      <w:szCs w:val="24"/>
    </w:rPr>
  </w:style>
  <w:style w:type="paragraph" w:customStyle="1" w:styleId="ThesisEquationTitle">
    <w:name w:val="Thesis_Equation_Title"/>
    <w:next w:val="Thesisequations"/>
    <w:qFormat/>
    <w:rsid w:val="001066B7"/>
    <w:pPr>
      <w:keepNext/>
      <w:spacing w:after="200" w:line="276" w:lineRule="auto"/>
    </w:pPr>
    <w:rPr>
      <w:rFonts w:ascii="Cambria" w:hAnsi="Cambria" w:cs="Calibri"/>
      <w:b/>
      <w:szCs w:val="24"/>
    </w:rPr>
  </w:style>
  <w:style w:type="table" w:styleId="TableGrid">
    <w:name w:val="Table Grid"/>
    <w:basedOn w:val="TableNormal"/>
    <w:uiPriority w:val="59"/>
    <w:rsid w:val="00AB66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7A4CC1"/>
    <w:rPr>
      <w:sz w:val="20"/>
      <w:szCs w:val="20"/>
    </w:rPr>
  </w:style>
  <w:style w:type="character" w:customStyle="1" w:styleId="EndnoteTextChar">
    <w:name w:val="Endnote Text Char"/>
    <w:link w:val="EndnoteText"/>
    <w:uiPriority w:val="99"/>
    <w:semiHidden/>
    <w:rsid w:val="007A4CC1"/>
    <w:rPr>
      <w:sz w:val="20"/>
      <w:szCs w:val="20"/>
    </w:rPr>
  </w:style>
  <w:style w:type="character" w:styleId="EndnoteReference">
    <w:name w:val="endnote reference"/>
    <w:uiPriority w:val="99"/>
    <w:semiHidden/>
    <w:unhideWhenUsed/>
    <w:rsid w:val="007A4CC1"/>
    <w:rPr>
      <w:vertAlign w:val="superscript"/>
    </w:rPr>
  </w:style>
  <w:style w:type="character" w:styleId="Hyperlink">
    <w:name w:val="Hyperlink"/>
    <w:uiPriority w:val="99"/>
    <w:unhideWhenUsed/>
    <w:rsid w:val="0088310F"/>
    <w:rPr>
      <w:color w:val="0000FF"/>
      <w:u w:val="single"/>
    </w:rPr>
  </w:style>
  <w:style w:type="paragraph" w:styleId="NormalWeb">
    <w:name w:val="Normal (Web)"/>
    <w:basedOn w:val="Normal"/>
    <w:uiPriority w:val="99"/>
    <w:semiHidden/>
    <w:unhideWhenUsed/>
    <w:rsid w:val="005E5155"/>
    <w:pPr>
      <w:spacing w:before="100" w:beforeAutospacing="1" w:after="100" w:afterAutospacing="1"/>
    </w:pPr>
    <w:rPr>
      <w:rFonts w:ascii="Times New Roman" w:eastAsia="Times New Roman" w:hAnsi="Times New Roman"/>
      <w:szCs w:val="24"/>
    </w:rPr>
  </w:style>
  <w:style w:type="paragraph" w:customStyle="1" w:styleId="Thesispretxt">
    <w:name w:val="Thesis_pretxt"/>
    <w:link w:val="ThesispretxtCharChar"/>
    <w:rsid w:val="007B2AE8"/>
    <w:pPr>
      <w:spacing w:after="200" w:line="276" w:lineRule="auto"/>
    </w:pPr>
    <w:rPr>
      <w:rFonts w:eastAsia="Times New Roman"/>
      <w:sz w:val="24"/>
      <w:szCs w:val="24"/>
    </w:rPr>
  </w:style>
  <w:style w:type="character" w:customStyle="1" w:styleId="ThesispretxtCharChar">
    <w:name w:val="Thesis_pretxt Char Char"/>
    <w:link w:val="Thesispretxt"/>
    <w:rsid w:val="007B2AE8"/>
    <w:rPr>
      <w:rFonts w:ascii="Calibri" w:eastAsia="Times New Roman" w:hAnsi="Calibri"/>
      <w:szCs w:val="24"/>
    </w:rPr>
  </w:style>
  <w:style w:type="paragraph" w:styleId="CommentText">
    <w:name w:val="annotation text"/>
    <w:basedOn w:val="Normal"/>
    <w:link w:val="CommentTextChar"/>
    <w:uiPriority w:val="99"/>
    <w:semiHidden/>
    <w:unhideWhenUsed/>
    <w:rsid w:val="00894807"/>
    <w:rPr>
      <w:sz w:val="20"/>
      <w:szCs w:val="20"/>
    </w:rPr>
  </w:style>
  <w:style w:type="character" w:customStyle="1" w:styleId="CommentTextChar">
    <w:name w:val="Comment Text Char"/>
    <w:link w:val="CommentText"/>
    <w:uiPriority w:val="99"/>
    <w:semiHidden/>
    <w:rsid w:val="00894807"/>
    <w:rPr>
      <w:sz w:val="20"/>
      <w:szCs w:val="20"/>
    </w:rPr>
  </w:style>
  <w:style w:type="paragraph" w:styleId="CommentSubject">
    <w:name w:val="annotation subject"/>
    <w:basedOn w:val="CommentText"/>
    <w:next w:val="CommentText"/>
    <w:link w:val="CommentSubjectChar"/>
    <w:uiPriority w:val="99"/>
    <w:semiHidden/>
    <w:unhideWhenUsed/>
    <w:rsid w:val="00894807"/>
    <w:rPr>
      <w:b/>
      <w:bCs/>
    </w:rPr>
  </w:style>
  <w:style w:type="character" w:customStyle="1" w:styleId="CommentSubjectChar">
    <w:name w:val="Comment Subject Char"/>
    <w:link w:val="CommentSubject"/>
    <w:uiPriority w:val="99"/>
    <w:semiHidden/>
    <w:rsid w:val="00894807"/>
    <w:rPr>
      <w:b/>
      <w:bCs/>
      <w:sz w:val="20"/>
      <w:szCs w:val="20"/>
    </w:rPr>
  </w:style>
  <w:style w:type="character" w:customStyle="1" w:styleId="referencetext">
    <w:name w:val="referencetext"/>
    <w:basedOn w:val="DefaultParagraphFont"/>
    <w:rsid w:val="008900E8"/>
  </w:style>
  <w:style w:type="paragraph" w:styleId="Revision">
    <w:name w:val="Revision"/>
    <w:hidden/>
    <w:uiPriority w:val="99"/>
    <w:semiHidden/>
    <w:rsid w:val="00002CA9"/>
    <w:rPr>
      <w:sz w:val="24"/>
      <w:szCs w:val="22"/>
    </w:rPr>
  </w:style>
  <w:style w:type="character" w:styleId="LineNumber">
    <w:name w:val="line number"/>
    <w:basedOn w:val="DefaultParagraphFont"/>
    <w:uiPriority w:val="99"/>
    <w:semiHidden/>
    <w:unhideWhenUsed/>
    <w:rsid w:val="006B2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848543">
      <w:bodyDiv w:val="1"/>
      <w:marLeft w:val="0"/>
      <w:marRight w:val="0"/>
      <w:marTop w:val="0"/>
      <w:marBottom w:val="0"/>
      <w:divBdr>
        <w:top w:val="none" w:sz="0" w:space="0" w:color="auto"/>
        <w:left w:val="none" w:sz="0" w:space="0" w:color="auto"/>
        <w:bottom w:val="none" w:sz="0" w:space="0" w:color="auto"/>
        <w:right w:val="none" w:sz="0" w:space="0" w:color="auto"/>
      </w:divBdr>
    </w:div>
    <w:div w:id="1356420591">
      <w:bodyDiv w:val="1"/>
      <w:marLeft w:val="0"/>
      <w:marRight w:val="0"/>
      <w:marTop w:val="0"/>
      <w:marBottom w:val="0"/>
      <w:divBdr>
        <w:top w:val="none" w:sz="0" w:space="0" w:color="auto"/>
        <w:left w:val="none" w:sz="0" w:space="0" w:color="auto"/>
        <w:bottom w:val="none" w:sz="0" w:space="0" w:color="auto"/>
        <w:right w:val="none" w:sz="0" w:space="0" w:color="auto"/>
      </w:divBdr>
    </w:div>
    <w:div w:id="1384906844">
      <w:bodyDiv w:val="1"/>
      <w:marLeft w:val="0"/>
      <w:marRight w:val="0"/>
      <w:marTop w:val="0"/>
      <w:marBottom w:val="0"/>
      <w:divBdr>
        <w:top w:val="none" w:sz="0" w:space="0" w:color="auto"/>
        <w:left w:val="none" w:sz="0" w:space="0" w:color="auto"/>
        <w:bottom w:val="none" w:sz="0" w:space="0" w:color="auto"/>
        <w:right w:val="none" w:sz="0" w:space="0" w:color="auto"/>
      </w:divBdr>
    </w:div>
    <w:div w:id="211204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hart" Target="charts/chart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Rachel.Houtman@oregonstate.edu" TargetMode="External"/><Relationship Id="rId14" Type="http://schemas.openxmlformats.org/officeDocument/2006/relationships/image" Target="media/image4.png"/></Relationships>
</file>

<file path=word/_rels/endnotes.xml.rels><?xml version="1.0" encoding="UTF-8" standalone="yes"?>
<Relationships xmlns="http://schemas.openxmlformats.org/package/2006/relationships"><Relationship Id="rId1" Type="http://schemas.openxmlformats.org/officeDocument/2006/relationships/hyperlink" Target="http://engineering.oregonstate.edu/computing/cluster/about.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Picea\home\houtmanr\prog\c\processLargeSets\OldPathways\foiOutput_500.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Picea\home\houtmanr\prog\c\processLargeSets\yearOutputs_500.txt"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strRef>
              <c:f>foiOutput_500!$S$3</c:f>
              <c:strCache>
                <c:ptCount val="1"/>
              </c:strCache>
            </c:strRef>
          </c:tx>
          <c:invertIfNegative val="0"/>
          <c:dPt>
            <c:idx val="25"/>
            <c:invertIfNegative val="0"/>
            <c:bubble3D val="0"/>
            <c:spPr>
              <a:solidFill>
                <a:schemeClr val="tx1"/>
              </a:solidFill>
            </c:spPr>
          </c:dPt>
          <c:dPt>
            <c:idx val="28"/>
            <c:invertIfNegative val="0"/>
            <c:bubble3D val="0"/>
            <c:spPr>
              <a:solidFill>
                <a:schemeClr val="tx1"/>
              </a:solidFill>
            </c:spPr>
          </c:dPt>
          <c:cat>
            <c:numRef>
              <c:f>foiOutput_500!$Q$6:$Q$65</c:f>
              <c:numCache>
                <c:formatCode>General</c:formatCode>
                <c:ptCount val="6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numCache>
            </c:numRef>
          </c:cat>
          <c:val>
            <c:numRef>
              <c:f>foiOutput_500!$S$4:$S$65</c:f>
              <c:numCache>
                <c:formatCode>General</c:formatCode>
                <c:ptCount val="6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35</c:v>
                </c:pt>
                <c:pt idx="26">
                  <c:v>0</c:v>
                </c:pt>
                <c:pt idx="27">
                  <c:v>0</c:v>
                </c:pt>
                <c:pt idx="28">
                  <c:v>35</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numCache>
            </c:numRef>
          </c:val>
        </c:ser>
        <c:ser>
          <c:idx val="0"/>
          <c:order val="1"/>
          <c:tx>
            <c:strRef>
              <c:f>foiOutput_500!$R$3</c:f>
              <c:strCache>
                <c:ptCount val="1"/>
                <c:pt idx="0">
                  <c:v>Frequency</c:v>
                </c:pt>
              </c:strCache>
            </c:strRef>
          </c:tx>
          <c:spPr>
            <a:solidFill>
              <a:schemeClr val="bg1">
                <a:lumMod val="65000"/>
              </a:schemeClr>
            </a:solidFill>
          </c:spPr>
          <c:invertIfNegative val="0"/>
          <c:cat>
            <c:numRef>
              <c:f>foiOutput_500!$Q$6:$Q$65</c:f>
              <c:numCache>
                <c:formatCode>General</c:formatCode>
                <c:ptCount val="6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numCache>
            </c:numRef>
          </c:cat>
          <c:val>
            <c:numRef>
              <c:f>foiOutput_500!$R$4:$R$65</c:f>
              <c:numCache>
                <c:formatCode>General</c:formatCode>
                <c:ptCount val="62"/>
                <c:pt idx="0">
                  <c:v>0</c:v>
                </c:pt>
                <c:pt idx="1">
                  <c:v>0</c:v>
                </c:pt>
                <c:pt idx="2">
                  <c:v>27</c:v>
                </c:pt>
                <c:pt idx="3">
                  <c:v>31</c:v>
                </c:pt>
                <c:pt idx="4">
                  <c:v>12</c:v>
                </c:pt>
                <c:pt idx="5">
                  <c:v>7</c:v>
                </c:pt>
                <c:pt idx="6">
                  <c:v>8</c:v>
                </c:pt>
                <c:pt idx="7">
                  <c:v>8</c:v>
                </c:pt>
                <c:pt idx="8">
                  <c:v>7</c:v>
                </c:pt>
                <c:pt idx="9">
                  <c:v>5</c:v>
                </c:pt>
                <c:pt idx="10">
                  <c:v>4</c:v>
                </c:pt>
                <c:pt idx="11">
                  <c:v>6</c:v>
                </c:pt>
                <c:pt idx="12">
                  <c:v>7</c:v>
                </c:pt>
                <c:pt idx="13">
                  <c:v>6</c:v>
                </c:pt>
                <c:pt idx="14">
                  <c:v>5</c:v>
                </c:pt>
                <c:pt idx="15">
                  <c:v>7</c:v>
                </c:pt>
                <c:pt idx="16">
                  <c:v>5</c:v>
                </c:pt>
                <c:pt idx="17">
                  <c:v>2</c:v>
                </c:pt>
                <c:pt idx="18">
                  <c:v>5</c:v>
                </c:pt>
                <c:pt idx="19">
                  <c:v>3</c:v>
                </c:pt>
                <c:pt idx="20">
                  <c:v>14</c:v>
                </c:pt>
                <c:pt idx="21">
                  <c:v>7</c:v>
                </c:pt>
                <c:pt idx="22">
                  <c:v>7</c:v>
                </c:pt>
                <c:pt idx="23">
                  <c:v>5</c:v>
                </c:pt>
                <c:pt idx="24">
                  <c:v>7</c:v>
                </c:pt>
                <c:pt idx="25">
                  <c:v>7</c:v>
                </c:pt>
                <c:pt idx="26">
                  <c:v>8</c:v>
                </c:pt>
                <c:pt idx="27">
                  <c:v>7</c:v>
                </c:pt>
                <c:pt idx="28">
                  <c:v>11</c:v>
                </c:pt>
                <c:pt idx="29">
                  <c:v>16</c:v>
                </c:pt>
                <c:pt idx="30">
                  <c:v>13</c:v>
                </c:pt>
                <c:pt idx="31">
                  <c:v>12</c:v>
                </c:pt>
                <c:pt idx="32">
                  <c:v>10</c:v>
                </c:pt>
                <c:pt idx="33">
                  <c:v>11</c:v>
                </c:pt>
                <c:pt idx="34">
                  <c:v>9</c:v>
                </c:pt>
                <c:pt idx="35">
                  <c:v>16</c:v>
                </c:pt>
                <c:pt idx="36">
                  <c:v>15</c:v>
                </c:pt>
                <c:pt idx="37">
                  <c:v>13</c:v>
                </c:pt>
                <c:pt idx="38">
                  <c:v>19</c:v>
                </c:pt>
                <c:pt idx="39">
                  <c:v>15</c:v>
                </c:pt>
                <c:pt idx="40">
                  <c:v>12</c:v>
                </c:pt>
                <c:pt idx="41">
                  <c:v>17</c:v>
                </c:pt>
                <c:pt idx="42">
                  <c:v>14</c:v>
                </c:pt>
                <c:pt idx="43">
                  <c:v>8</c:v>
                </c:pt>
                <c:pt idx="44">
                  <c:v>12</c:v>
                </c:pt>
                <c:pt idx="45">
                  <c:v>8</c:v>
                </c:pt>
                <c:pt idx="46">
                  <c:v>8</c:v>
                </c:pt>
                <c:pt idx="47">
                  <c:v>7</c:v>
                </c:pt>
                <c:pt idx="48">
                  <c:v>6</c:v>
                </c:pt>
                <c:pt idx="49">
                  <c:v>7</c:v>
                </c:pt>
                <c:pt idx="50">
                  <c:v>2</c:v>
                </c:pt>
                <c:pt idx="51">
                  <c:v>5</c:v>
                </c:pt>
                <c:pt idx="52">
                  <c:v>1</c:v>
                </c:pt>
                <c:pt idx="53">
                  <c:v>6</c:v>
                </c:pt>
                <c:pt idx="54">
                  <c:v>5</c:v>
                </c:pt>
                <c:pt idx="55">
                  <c:v>3</c:v>
                </c:pt>
                <c:pt idx="56">
                  <c:v>0</c:v>
                </c:pt>
                <c:pt idx="57">
                  <c:v>0</c:v>
                </c:pt>
                <c:pt idx="58">
                  <c:v>0</c:v>
                </c:pt>
                <c:pt idx="59">
                  <c:v>0</c:v>
                </c:pt>
                <c:pt idx="60">
                  <c:v>1</c:v>
                </c:pt>
                <c:pt idx="61">
                  <c:v>1</c:v>
                </c:pt>
              </c:numCache>
            </c:numRef>
          </c:val>
        </c:ser>
        <c:dLbls>
          <c:showLegendKey val="0"/>
          <c:showVal val="0"/>
          <c:showCatName val="0"/>
          <c:showSerName val="0"/>
          <c:showPercent val="0"/>
          <c:showBubbleSize val="0"/>
        </c:dLbls>
        <c:gapWidth val="150"/>
        <c:axId val="99414400"/>
        <c:axId val="99959936"/>
      </c:barChart>
      <c:catAx>
        <c:axId val="99414400"/>
        <c:scaling>
          <c:orientation val="minMax"/>
        </c:scaling>
        <c:delete val="0"/>
        <c:axPos val="b"/>
        <c:numFmt formatCode="General" sourceLinked="1"/>
        <c:majorTickMark val="out"/>
        <c:minorTickMark val="none"/>
        <c:tickLblPos val="nextTo"/>
        <c:crossAx val="99959936"/>
        <c:crosses val="autoZero"/>
        <c:auto val="1"/>
        <c:lblAlgn val="ctr"/>
        <c:lblOffset val="100"/>
        <c:tickLblSkip val="2"/>
        <c:tickMarkSkip val="1"/>
        <c:noMultiLvlLbl val="0"/>
      </c:catAx>
      <c:valAx>
        <c:axId val="99959936"/>
        <c:scaling>
          <c:orientation val="minMax"/>
          <c:max val="35"/>
        </c:scaling>
        <c:delete val="0"/>
        <c:axPos val="l"/>
        <c:majorGridlines/>
        <c:numFmt formatCode="General" sourceLinked="1"/>
        <c:majorTickMark val="out"/>
        <c:minorTickMark val="none"/>
        <c:tickLblPos val="nextTo"/>
        <c:crossAx val="9941440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Sheet1!$G$1</c:f>
              <c:strCache>
                <c:ptCount val="1"/>
                <c:pt idx="0">
                  <c:v>UndiscountedSuppressionCost</c:v>
                </c:pt>
              </c:strCache>
            </c:strRef>
          </c:tx>
          <c:spPr>
            <a:ln>
              <a:solidFill>
                <a:sysClr val="window" lastClr="FFFFFF">
                  <a:lumMod val="65000"/>
                </a:sysClr>
              </a:solidFill>
            </a:ln>
          </c:spPr>
          <c:marker>
            <c:symbol val="none"/>
          </c:marker>
          <c:cat>
            <c:numRef>
              <c:f>Sheet1!$A$2:$A$101</c:f>
              <c:numCache>
                <c:formatCode>General</c:formatCode>
                <c:ptCount val="1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numCache>
            </c:numRef>
          </c:cat>
          <c:val>
            <c:numRef>
              <c:f>Sheet1!$G$2:$G$101</c:f>
              <c:numCache>
                <c:formatCode>General</c:formatCode>
                <c:ptCount val="100"/>
                <c:pt idx="1">
                  <c:v>22039.215047200003</c:v>
                </c:pt>
                <c:pt idx="2">
                  <c:v>22804.387719360002</c:v>
                </c:pt>
                <c:pt idx="3">
                  <c:v>22554.848739737601</c:v>
                </c:pt>
                <c:pt idx="4">
                  <c:v>23124.107400770361</c:v>
                </c:pt>
                <c:pt idx="5">
                  <c:v>19448.603347596218</c:v>
                </c:pt>
                <c:pt idx="6">
                  <c:v>18019.623613577201</c:v>
                </c:pt>
                <c:pt idx="7">
                  <c:v>18212.137759586898</c:v>
                </c:pt>
                <c:pt idx="8">
                  <c:v>16497.47430235126</c:v>
                </c:pt>
                <c:pt idx="9">
                  <c:v>16042.830371276395</c:v>
                </c:pt>
                <c:pt idx="10">
                  <c:v>15931.228307603216</c:v>
                </c:pt>
                <c:pt idx="11">
                  <c:v>16433.663830478799</c:v>
                </c:pt>
                <c:pt idx="12">
                  <c:v>15395.417955408328</c:v>
                </c:pt>
                <c:pt idx="13">
                  <c:v>8505.3405914928499</c:v>
                </c:pt>
                <c:pt idx="14">
                  <c:v>9121.9936715875356</c:v>
                </c:pt>
                <c:pt idx="15">
                  <c:v>9086.0581819061499</c:v>
                </c:pt>
                <c:pt idx="16">
                  <c:v>8766.408472744657</c:v>
                </c:pt>
                <c:pt idx="17">
                  <c:v>8468.9973350410182</c:v>
                </c:pt>
                <c:pt idx="18">
                  <c:v>8077.3622880949779</c:v>
                </c:pt>
                <c:pt idx="19">
                  <c:v>7983.1897930094838</c:v>
                </c:pt>
                <c:pt idx="20">
                  <c:v>1622.1993862056347</c:v>
                </c:pt>
                <c:pt idx="21">
                  <c:v>2524.8835131488649</c:v>
                </c:pt>
                <c:pt idx="22">
                  <c:v>2568.8521376729091</c:v>
                </c:pt>
                <c:pt idx="23">
                  <c:v>1929.8985244482758</c:v>
                </c:pt>
                <c:pt idx="24">
                  <c:v>2055.6743982070475</c:v>
                </c:pt>
                <c:pt idx="25">
                  <c:v>1974.8221635203288</c:v>
                </c:pt>
                <c:pt idx="26">
                  <c:v>1671.3198869069727</c:v>
                </c:pt>
                <c:pt idx="27">
                  <c:v>1868.4882840365856</c:v>
                </c:pt>
                <c:pt idx="28">
                  <c:v>2191.4203475121403</c:v>
                </c:pt>
                <c:pt idx="29">
                  <c:v>2127.8279643787359</c:v>
                </c:pt>
                <c:pt idx="30">
                  <c:v>2235.5146366272552</c:v>
                </c:pt>
                <c:pt idx="31">
                  <c:v>2430.4937824413596</c:v>
                </c:pt>
                <c:pt idx="32">
                  <c:v>2465.4518230285394</c:v>
                </c:pt>
                <c:pt idx="33">
                  <c:v>2322.0963244558666</c:v>
                </c:pt>
                <c:pt idx="34">
                  <c:v>2636.8444703654268</c:v>
                </c:pt>
                <c:pt idx="35">
                  <c:v>1926.8847225411891</c:v>
                </c:pt>
                <c:pt idx="36">
                  <c:v>2300.7847118672789</c:v>
                </c:pt>
                <c:pt idx="37">
                  <c:v>3128.0833372586721</c:v>
                </c:pt>
                <c:pt idx="38">
                  <c:v>2905.4280338705994</c:v>
                </c:pt>
                <c:pt idx="39">
                  <c:v>3026.2444083451051</c:v>
                </c:pt>
                <c:pt idx="40">
                  <c:v>2736.4600520509775</c:v>
                </c:pt>
                <c:pt idx="41">
                  <c:v>2920.3406192789785</c:v>
                </c:pt>
                <c:pt idx="42">
                  <c:v>2439.5696166386419</c:v>
                </c:pt>
                <c:pt idx="43">
                  <c:v>2239.8511296540341</c:v>
                </c:pt>
                <c:pt idx="44">
                  <c:v>1444.7658456475415</c:v>
                </c:pt>
                <c:pt idx="45">
                  <c:v>2068.6141487770738</c:v>
                </c:pt>
                <c:pt idx="46">
                  <c:v>2607.9723201670276</c:v>
                </c:pt>
                <c:pt idx="47">
                  <c:v>2144.1241536909379</c:v>
                </c:pt>
                <c:pt idx="48">
                  <c:v>2710.9072095404981</c:v>
                </c:pt>
                <c:pt idx="49">
                  <c:v>2422.1786134301792</c:v>
                </c:pt>
                <c:pt idx="50">
                  <c:v>2298.7807755115323</c:v>
                </c:pt>
                <c:pt idx="51">
                  <c:v>1641.5153937191944</c:v>
                </c:pt>
                <c:pt idx="52">
                  <c:v>1268.4459570060853</c:v>
                </c:pt>
                <c:pt idx="53">
                  <c:v>1443.1695152818468</c:v>
                </c:pt>
                <c:pt idx="54">
                  <c:v>1114.7068411955925</c:v>
                </c:pt>
                <c:pt idx="55">
                  <c:v>1431.0772395130048</c:v>
                </c:pt>
                <c:pt idx="56">
                  <c:v>1343.6128232078233</c:v>
                </c:pt>
                <c:pt idx="57">
                  <c:v>1566.24259870781</c:v>
                </c:pt>
                <c:pt idx="58">
                  <c:v>2047.6476925024976</c:v>
                </c:pt>
                <c:pt idx="59">
                  <c:v>1477.1992882703025</c:v>
                </c:pt>
                <c:pt idx="60">
                  <c:v>1105.1916031460553</c:v>
                </c:pt>
                <c:pt idx="61">
                  <c:v>1189.348861837198</c:v>
                </c:pt>
                <c:pt idx="62">
                  <c:v>1672.1059945733448</c:v>
                </c:pt>
                <c:pt idx="63">
                  <c:v>1933.9624344943811</c:v>
                </c:pt>
                <c:pt idx="64">
                  <c:v>1125.0752806488292</c:v>
                </c:pt>
                <c:pt idx="65">
                  <c:v>1863.5991847543014</c:v>
                </c:pt>
                <c:pt idx="66">
                  <c:v>1741.0037799917616</c:v>
                </c:pt>
                <c:pt idx="67">
                  <c:v>1361.471962884295</c:v>
                </c:pt>
                <c:pt idx="68">
                  <c:v>1724.3583438822834</c:v>
                </c:pt>
                <c:pt idx="69">
                  <c:v>800.24880947368126</c:v>
                </c:pt>
                <c:pt idx="70">
                  <c:v>1114.9772047641625</c:v>
                </c:pt>
                <c:pt idx="71">
                  <c:v>1723.7581075844969</c:v>
                </c:pt>
                <c:pt idx="72">
                  <c:v>1607.8351616895561</c:v>
                </c:pt>
                <c:pt idx="73">
                  <c:v>1098.1685351558053</c:v>
                </c:pt>
                <c:pt idx="74">
                  <c:v>1385.8306594382202</c:v>
                </c:pt>
                <c:pt idx="75">
                  <c:v>603.72519063988682</c:v>
                </c:pt>
                <c:pt idx="76">
                  <c:v>1116.474937992961</c:v>
                </c:pt>
                <c:pt idx="77">
                  <c:v>1554.9335552667353</c:v>
                </c:pt>
                <c:pt idx="78">
                  <c:v>1377.7840300978428</c:v>
                </c:pt>
                <c:pt idx="79">
                  <c:v>1311.7735731086063</c:v>
                </c:pt>
                <c:pt idx="80">
                  <c:v>32.24194368994344</c:v>
                </c:pt>
                <c:pt idx="81">
                  <c:v>-69.405430689720234</c:v>
                </c:pt>
                <c:pt idx="82">
                  <c:v>-29.854144453470269</c:v>
                </c:pt>
                <c:pt idx="83">
                  <c:v>80.251380323486487</c:v>
                </c:pt>
                <c:pt idx="84">
                  <c:v>119.06931753649067</c:v>
                </c:pt>
                <c:pt idx="85">
                  <c:v>134.81595702766018</c:v>
                </c:pt>
                <c:pt idx="86">
                  <c:v>-388.00501372113655</c:v>
                </c:pt>
                <c:pt idx="87">
                  <c:v>-252.78673214394121</c:v>
                </c:pt>
                <c:pt idx="88">
                  <c:v>406.89677212142851</c:v>
                </c:pt>
                <c:pt idx="89">
                  <c:v>-85.953063676836734</c:v>
                </c:pt>
                <c:pt idx="90">
                  <c:v>58.000512446882865</c:v>
                </c:pt>
                <c:pt idx="91">
                  <c:v>-482.90384645894869</c:v>
                </c:pt>
                <c:pt idx="92">
                  <c:v>46.312158473021732</c:v>
                </c:pt>
                <c:pt idx="93">
                  <c:v>38.132560231919364</c:v>
                </c:pt>
                <c:pt idx="94">
                  <c:v>19.521727107258837</c:v>
                </c:pt>
                <c:pt idx="95">
                  <c:v>258.07740718476032</c:v>
                </c:pt>
                <c:pt idx="96">
                  <c:v>-91.900848516862425</c:v>
                </c:pt>
                <c:pt idx="97">
                  <c:v>-103.61940968612231</c:v>
                </c:pt>
                <c:pt idx="98">
                  <c:v>-394.55692657311681</c:v>
                </c:pt>
                <c:pt idx="99">
                  <c:v>-128.38702621837598</c:v>
                </c:pt>
              </c:numCache>
            </c:numRef>
          </c:val>
          <c:smooth val="0"/>
        </c:ser>
        <c:dLbls>
          <c:showLegendKey val="0"/>
          <c:showVal val="0"/>
          <c:showCatName val="0"/>
          <c:showSerName val="0"/>
          <c:showPercent val="0"/>
          <c:showBubbleSize val="0"/>
        </c:dLbls>
        <c:marker val="1"/>
        <c:smooth val="0"/>
        <c:axId val="283384448"/>
        <c:axId val="284437504"/>
      </c:lineChart>
      <c:lineChart>
        <c:grouping val="standard"/>
        <c:varyColors val="0"/>
        <c:ser>
          <c:idx val="1"/>
          <c:order val="1"/>
          <c:tx>
            <c:strRef>
              <c:f>Sheet1!$E$1</c:f>
              <c:strCache>
                <c:ptCount val="1"/>
                <c:pt idx="0">
                  <c:v>Hectars(ABS)</c:v>
                </c:pt>
              </c:strCache>
            </c:strRef>
          </c:tx>
          <c:spPr>
            <a:ln>
              <a:solidFill>
                <a:sysClr val="windowText" lastClr="000000"/>
              </a:solidFill>
            </a:ln>
          </c:spPr>
          <c:marker>
            <c:symbol val="none"/>
          </c:marker>
          <c:cat>
            <c:numRef>
              <c:f>Sheet1!$A$2:$A$101</c:f>
              <c:numCache>
                <c:formatCode>General</c:formatCode>
                <c:ptCount val="1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numCache>
            </c:numRef>
          </c:cat>
          <c:val>
            <c:numRef>
              <c:f>Sheet1!$E$2:$E$101</c:f>
              <c:numCache>
                <c:formatCode>General</c:formatCode>
                <c:ptCount val="100"/>
                <c:pt idx="1">
                  <c:v>54.020463030000002</c:v>
                </c:pt>
                <c:pt idx="2">
                  <c:v>57.344758740000003</c:v>
                </c:pt>
                <c:pt idx="3">
                  <c:v>56.105515709999999</c:v>
                </c:pt>
                <c:pt idx="4">
                  <c:v>58.730127299999999</c:v>
                </c:pt>
                <c:pt idx="5">
                  <c:v>46.57353363</c:v>
                </c:pt>
                <c:pt idx="6">
                  <c:v>41.597142300000002</c:v>
                </c:pt>
                <c:pt idx="7">
                  <c:v>42.317071110000001</c:v>
                </c:pt>
                <c:pt idx="8">
                  <c:v>37.833220169999997</c:v>
                </c:pt>
                <c:pt idx="9">
                  <c:v>36.193443029999997</c:v>
                </c:pt>
                <c:pt idx="10">
                  <c:v>35.525613329999999</c:v>
                </c:pt>
                <c:pt idx="11">
                  <c:v>37.861087230000003</c:v>
                </c:pt>
                <c:pt idx="12">
                  <c:v>34.823262239999998</c:v>
                </c:pt>
                <c:pt idx="13">
                  <c:v>15.54484383</c:v>
                </c:pt>
                <c:pt idx="14">
                  <c:v>16.507471679999998</c:v>
                </c:pt>
                <c:pt idx="15">
                  <c:v>16.545585509999999</c:v>
                </c:pt>
                <c:pt idx="16">
                  <c:v>15.69283173</c:v>
                </c:pt>
                <c:pt idx="17">
                  <c:v>14.619833910000001</c:v>
                </c:pt>
                <c:pt idx="18">
                  <c:v>13.469992830000001</c:v>
                </c:pt>
                <c:pt idx="19">
                  <c:v>13.881537270000001</c:v>
                </c:pt>
                <c:pt idx="20">
                  <c:v>3.9695922000000001</c:v>
                </c:pt>
                <c:pt idx="21">
                  <c:v>5.6760716699999998</c:v>
                </c:pt>
                <c:pt idx="22">
                  <c:v>5.7624629399999998</c:v>
                </c:pt>
                <c:pt idx="23">
                  <c:v>4.1666797799999999</c:v>
                </c:pt>
                <c:pt idx="24">
                  <c:v>4.2700212899999999</c:v>
                </c:pt>
                <c:pt idx="25">
                  <c:v>4.1013034199999998</c:v>
                </c:pt>
                <c:pt idx="26">
                  <c:v>3.2930282700000002</c:v>
                </c:pt>
                <c:pt idx="27">
                  <c:v>3.8240333999999998</c:v>
                </c:pt>
                <c:pt idx="28">
                  <c:v>4.8707927099999999</c:v>
                </c:pt>
                <c:pt idx="29">
                  <c:v>4.1397394500000004</c:v>
                </c:pt>
                <c:pt idx="30">
                  <c:v>4.3301775600000001</c:v>
                </c:pt>
                <c:pt idx="31">
                  <c:v>4.8361715099999998</c:v>
                </c:pt>
                <c:pt idx="32">
                  <c:v>5.7569611500000004</c:v>
                </c:pt>
                <c:pt idx="33">
                  <c:v>5.7008861099999999</c:v>
                </c:pt>
                <c:pt idx="34">
                  <c:v>6.2207523</c:v>
                </c:pt>
                <c:pt idx="35">
                  <c:v>4.7200243500000001</c:v>
                </c:pt>
                <c:pt idx="36">
                  <c:v>5.3984815199999998</c:v>
                </c:pt>
                <c:pt idx="37">
                  <c:v>7.6322201400000003</c:v>
                </c:pt>
                <c:pt idx="38">
                  <c:v>6.79381038</c:v>
                </c:pt>
                <c:pt idx="39">
                  <c:v>7.0838005500000003</c:v>
                </c:pt>
                <c:pt idx="40">
                  <c:v>6.6046504500000003</c:v>
                </c:pt>
                <c:pt idx="41">
                  <c:v>6.6836524500000003</c:v>
                </c:pt>
                <c:pt idx="42">
                  <c:v>5.8769757</c:v>
                </c:pt>
                <c:pt idx="43">
                  <c:v>4.9878688499999999</c:v>
                </c:pt>
                <c:pt idx="44">
                  <c:v>3.2580864900000002</c:v>
                </c:pt>
                <c:pt idx="45">
                  <c:v>4.5944408699999997</c:v>
                </c:pt>
                <c:pt idx="46">
                  <c:v>6.3667788300000003</c:v>
                </c:pt>
                <c:pt idx="47">
                  <c:v>5.0068782000000001</c:v>
                </c:pt>
                <c:pt idx="48">
                  <c:v>6.0684086700000002</c:v>
                </c:pt>
                <c:pt idx="49">
                  <c:v>5.4868079700000001</c:v>
                </c:pt>
                <c:pt idx="50">
                  <c:v>5.2401330000000002</c:v>
                </c:pt>
                <c:pt idx="51">
                  <c:v>3.7282328100000002</c:v>
                </c:pt>
                <c:pt idx="52">
                  <c:v>3.1657608000000002</c:v>
                </c:pt>
                <c:pt idx="53">
                  <c:v>3.60305667</c:v>
                </c:pt>
                <c:pt idx="54">
                  <c:v>3.0826742399999998</c:v>
                </c:pt>
                <c:pt idx="55">
                  <c:v>3.8059943399999998</c:v>
                </c:pt>
                <c:pt idx="56">
                  <c:v>3.50739891</c:v>
                </c:pt>
                <c:pt idx="57">
                  <c:v>3.8627632799999998</c:v>
                </c:pt>
                <c:pt idx="58">
                  <c:v>5.5198512900000001</c:v>
                </c:pt>
                <c:pt idx="59">
                  <c:v>3.66449859</c:v>
                </c:pt>
                <c:pt idx="60">
                  <c:v>3.1992142499999998</c:v>
                </c:pt>
                <c:pt idx="61">
                  <c:v>2.8408591799999998</c:v>
                </c:pt>
                <c:pt idx="62">
                  <c:v>4.5266249700000003</c:v>
                </c:pt>
                <c:pt idx="63">
                  <c:v>4.9466468700000004</c:v>
                </c:pt>
                <c:pt idx="64">
                  <c:v>2.89545012</c:v>
                </c:pt>
                <c:pt idx="65">
                  <c:v>5.10464232</c:v>
                </c:pt>
                <c:pt idx="66">
                  <c:v>4.6620888300000001</c:v>
                </c:pt>
                <c:pt idx="67">
                  <c:v>3.2772901499999998</c:v>
                </c:pt>
                <c:pt idx="68">
                  <c:v>4.5789290100000004</c:v>
                </c:pt>
                <c:pt idx="69">
                  <c:v>2.4873719400000001</c:v>
                </c:pt>
                <c:pt idx="70">
                  <c:v>2.55611034</c:v>
                </c:pt>
                <c:pt idx="71">
                  <c:v>4.2629111999999996</c:v>
                </c:pt>
                <c:pt idx="72">
                  <c:v>4.12468974</c:v>
                </c:pt>
                <c:pt idx="73">
                  <c:v>2.70556515</c:v>
                </c:pt>
                <c:pt idx="74">
                  <c:v>3.6952320599999999</c:v>
                </c:pt>
                <c:pt idx="75">
                  <c:v>1.6476356700000001</c:v>
                </c:pt>
                <c:pt idx="76">
                  <c:v>2.8892169000000001</c:v>
                </c:pt>
                <c:pt idx="77">
                  <c:v>3.88660608</c:v>
                </c:pt>
                <c:pt idx="78">
                  <c:v>3.5322085799999998</c:v>
                </c:pt>
                <c:pt idx="79">
                  <c:v>3.1083736499999999</c:v>
                </c:pt>
                <c:pt idx="80">
                  <c:v>0.41482439999999998</c:v>
                </c:pt>
                <c:pt idx="81">
                  <c:v>0.31453091999999999</c:v>
                </c:pt>
                <c:pt idx="82">
                  <c:v>0.41198022000000001</c:v>
                </c:pt>
                <c:pt idx="83">
                  <c:v>0.49677497999999998</c:v>
                </c:pt>
                <c:pt idx="84">
                  <c:v>5.5484640000000002E-2</c:v>
                </c:pt>
                <c:pt idx="85">
                  <c:v>0.51190893000000004</c:v>
                </c:pt>
                <c:pt idx="86">
                  <c:v>1.12030893</c:v>
                </c:pt>
                <c:pt idx="87">
                  <c:v>0.64400813999999995</c:v>
                </c:pt>
                <c:pt idx="88">
                  <c:v>1.21579353</c:v>
                </c:pt>
                <c:pt idx="89">
                  <c:v>0.15724215</c:v>
                </c:pt>
                <c:pt idx="90">
                  <c:v>0.11283561</c:v>
                </c:pt>
                <c:pt idx="91">
                  <c:v>1.43685639</c:v>
                </c:pt>
                <c:pt idx="92">
                  <c:v>0.34109640000000002</c:v>
                </c:pt>
                <c:pt idx="93">
                  <c:v>0.20065932</c:v>
                </c:pt>
                <c:pt idx="94">
                  <c:v>4.0472189999999998E-2</c:v>
                </c:pt>
                <c:pt idx="95">
                  <c:v>0.32036282999999999</c:v>
                </c:pt>
                <c:pt idx="96">
                  <c:v>5.408847E-2</c:v>
                </c:pt>
                <c:pt idx="97">
                  <c:v>0.37374192000000001</c:v>
                </c:pt>
                <c:pt idx="98">
                  <c:v>1.08748818</c:v>
                </c:pt>
                <c:pt idx="99">
                  <c:v>0.59917626000000002</c:v>
                </c:pt>
              </c:numCache>
            </c:numRef>
          </c:val>
          <c:smooth val="0"/>
        </c:ser>
        <c:dLbls>
          <c:showLegendKey val="0"/>
          <c:showVal val="0"/>
          <c:showCatName val="0"/>
          <c:showSerName val="0"/>
          <c:showPercent val="0"/>
          <c:showBubbleSize val="0"/>
        </c:dLbls>
        <c:marker val="1"/>
        <c:smooth val="0"/>
        <c:axId val="98040448"/>
        <c:axId val="98038912"/>
      </c:lineChart>
      <c:catAx>
        <c:axId val="283384448"/>
        <c:scaling>
          <c:orientation val="minMax"/>
        </c:scaling>
        <c:delete val="0"/>
        <c:axPos val="b"/>
        <c:numFmt formatCode="General" sourceLinked="1"/>
        <c:majorTickMark val="out"/>
        <c:minorTickMark val="none"/>
        <c:tickLblPos val="nextTo"/>
        <c:crossAx val="284437504"/>
        <c:crossesAt val="-5000"/>
        <c:auto val="1"/>
        <c:lblAlgn val="ctr"/>
        <c:lblOffset val="100"/>
        <c:tickLblSkip val="10"/>
        <c:noMultiLvlLbl val="0"/>
      </c:catAx>
      <c:valAx>
        <c:axId val="284437504"/>
        <c:scaling>
          <c:orientation val="minMax"/>
          <c:max val="25000"/>
          <c:min val="-5000"/>
        </c:scaling>
        <c:delete val="0"/>
        <c:axPos val="l"/>
        <c:majorGridlines>
          <c:spPr>
            <a:ln>
              <a:solidFill>
                <a:schemeClr val="tx1"/>
              </a:solidFill>
            </a:ln>
          </c:spPr>
        </c:majorGridlines>
        <c:numFmt formatCode="General" sourceLinked="1"/>
        <c:majorTickMark val="out"/>
        <c:minorTickMark val="none"/>
        <c:tickLblPos val="nextTo"/>
        <c:crossAx val="283384448"/>
        <c:crosses val="autoZero"/>
        <c:crossBetween val="between"/>
        <c:majorUnit val="5000"/>
        <c:minorUnit val="1000"/>
      </c:valAx>
      <c:valAx>
        <c:axId val="98038912"/>
        <c:scaling>
          <c:orientation val="minMax"/>
          <c:min val="-10"/>
        </c:scaling>
        <c:delete val="0"/>
        <c:axPos val="r"/>
        <c:numFmt formatCode="General" sourceLinked="1"/>
        <c:majorTickMark val="out"/>
        <c:minorTickMark val="none"/>
        <c:tickLblPos val="nextTo"/>
        <c:crossAx val="98040448"/>
        <c:crosses val="max"/>
        <c:crossBetween val="between"/>
      </c:valAx>
      <c:catAx>
        <c:axId val="98040448"/>
        <c:scaling>
          <c:orientation val="minMax"/>
        </c:scaling>
        <c:delete val="1"/>
        <c:axPos val="b"/>
        <c:numFmt formatCode="General" sourceLinked="1"/>
        <c:majorTickMark val="out"/>
        <c:minorTickMark val="none"/>
        <c:tickLblPos val="nextTo"/>
        <c:crossAx val="98038912"/>
        <c:crossesAt val="0"/>
        <c:auto val="1"/>
        <c:lblAlgn val="ctr"/>
        <c:lblOffset val="100"/>
        <c:noMultiLvlLbl val="0"/>
      </c:catAx>
      <c:spPr>
        <a:ln>
          <a:noFill/>
        </a:ln>
      </c:spPr>
    </c:plotArea>
    <c:plotVisOnly val="1"/>
    <c:dispBlanksAs val="gap"/>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7B9D9-DB59-47BE-9F67-2559884A0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44</Pages>
  <Words>9862</Words>
  <Characters>56216</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65947</CharactersWithSpaces>
  <SharedDoc>false</SharedDoc>
  <HLinks>
    <vt:vector size="12" baseType="variant">
      <vt:variant>
        <vt:i4>3342406</vt:i4>
      </vt:variant>
      <vt:variant>
        <vt:i4>0</vt:i4>
      </vt:variant>
      <vt:variant>
        <vt:i4>0</vt:i4>
      </vt:variant>
      <vt:variant>
        <vt:i4>5</vt:i4>
      </vt:variant>
      <vt:variant>
        <vt:lpwstr>mailto:Rachel.Houtman@oregonstate.edu</vt:lpwstr>
      </vt:variant>
      <vt:variant>
        <vt:lpwstr/>
      </vt:variant>
      <vt:variant>
        <vt:i4>3407989</vt:i4>
      </vt:variant>
      <vt:variant>
        <vt:i4>0</vt:i4>
      </vt:variant>
      <vt:variant>
        <vt:i4>0</vt:i4>
      </vt:variant>
      <vt:variant>
        <vt:i4>5</vt:i4>
      </vt:variant>
      <vt:variant>
        <vt:lpwstr>http://engineering.oregonstate.edu/computing/cluster/about.html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Montgomery, Claire</dc:creator>
  <cp:keywords>projects\comp-sus\fire</cp:keywords>
  <cp:lastModifiedBy>Houtman, Rachel</cp:lastModifiedBy>
  <cp:revision>16</cp:revision>
  <cp:lastPrinted>2012-12-10T16:46:00Z</cp:lastPrinted>
  <dcterms:created xsi:type="dcterms:W3CDTF">2013-01-09T17:40:00Z</dcterms:created>
  <dcterms:modified xsi:type="dcterms:W3CDTF">2013-01-09T20:11:00Z</dcterms:modified>
</cp:coreProperties>
</file>